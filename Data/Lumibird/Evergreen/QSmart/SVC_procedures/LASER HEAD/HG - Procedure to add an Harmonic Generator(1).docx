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E49" w:rsidRPr="006F40E2" w:rsidRDefault="009A3E49" w:rsidP="0085775D">
      <w:pPr>
        <w:rPr>
          <w:b/>
          <w:lang w:val="en-US"/>
        </w:rPr>
      </w:pPr>
    </w:p>
    <w:p w:rsidR="009A3E49" w:rsidRPr="00AE7D52" w:rsidRDefault="009A3E49" w:rsidP="0085775D">
      <w:pPr>
        <w:rPr>
          <w:rFonts w:ascii="Arial" w:hAnsi="Arial" w:cs="Arial"/>
          <w:b/>
          <w:lang w:val="en-US"/>
        </w:rPr>
      </w:pPr>
    </w:p>
    <w:p w:rsidR="006F40E2" w:rsidRPr="00AE7D52" w:rsidRDefault="006F40E2" w:rsidP="00E538D7">
      <w:pPr>
        <w:pStyle w:val="Titre"/>
        <w:jc w:val="left"/>
        <w:rPr>
          <w:b/>
          <w:sz w:val="36"/>
          <w:szCs w:val="36"/>
          <w:lang w:val="en-US"/>
        </w:rPr>
      </w:pPr>
      <w:r w:rsidRPr="00AE7D52">
        <w:rPr>
          <w:b/>
          <w:sz w:val="36"/>
          <w:szCs w:val="36"/>
          <w:lang w:val="en-US"/>
        </w:rPr>
        <w:t>Q</w:t>
      </w:r>
      <w:r w:rsidR="00E538D7" w:rsidRPr="00AE7D52">
        <w:rPr>
          <w:b/>
          <w:sz w:val="36"/>
          <w:szCs w:val="36"/>
          <w:lang w:val="en-US"/>
        </w:rPr>
        <w:t>-</w:t>
      </w:r>
      <w:r w:rsidR="00AE7D52">
        <w:rPr>
          <w:b/>
          <w:sz w:val="36"/>
          <w:szCs w:val="36"/>
          <w:lang w:val="en-US"/>
        </w:rPr>
        <w:t>s</w:t>
      </w:r>
      <w:r w:rsidR="00E538D7" w:rsidRPr="00AE7D52">
        <w:rPr>
          <w:b/>
          <w:sz w:val="36"/>
          <w:szCs w:val="36"/>
          <w:lang w:val="en-US"/>
        </w:rPr>
        <w:t>mart 850</w:t>
      </w:r>
      <w:r w:rsidRPr="00AE7D52">
        <w:rPr>
          <w:b/>
          <w:sz w:val="36"/>
          <w:szCs w:val="36"/>
          <w:lang w:val="en-US"/>
        </w:rPr>
        <w:t xml:space="preserve"> – </w:t>
      </w:r>
      <w:r w:rsidR="008A0EF8" w:rsidRPr="00AE7D52">
        <w:rPr>
          <w:b/>
          <w:sz w:val="36"/>
          <w:szCs w:val="36"/>
          <w:lang w:val="en-US"/>
        </w:rPr>
        <w:t>Addition of an</w:t>
      </w:r>
      <w:r w:rsidR="00E538D7" w:rsidRPr="00AE7D52">
        <w:rPr>
          <w:b/>
          <w:sz w:val="36"/>
          <w:szCs w:val="36"/>
          <w:lang w:val="en-US"/>
        </w:rPr>
        <w:t xml:space="preserve"> Harmoni</w:t>
      </w:r>
      <w:r w:rsidR="008A0EF8" w:rsidRPr="00AE7D52">
        <w:rPr>
          <w:b/>
          <w:sz w:val="36"/>
          <w:szCs w:val="36"/>
          <w:lang w:val="en-US"/>
        </w:rPr>
        <w:t xml:space="preserve">c Generator </w:t>
      </w:r>
    </w:p>
    <w:p w:rsidR="006F40E2" w:rsidRPr="006F40E2" w:rsidRDefault="006F40E2" w:rsidP="006F40E2">
      <w:pPr>
        <w:ind w:left="360"/>
        <w:rPr>
          <w:b/>
          <w:bCs/>
          <w:color w:val="333333"/>
          <w:sz w:val="17"/>
          <w:szCs w:val="17"/>
          <w:lang w:val="en-US"/>
        </w:rPr>
      </w:pPr>
    </w:p>
    <w:p w:rsidR="006F40E2" w:rsidRPr="006F40E2" w:rsidRDefault="006F40E2" w:rsidP="006F40E2">
      <w:pPr>
        <w:ind w:left="360"/>
        <w:rPr>
          <w:b/>
          <w:bCs/>
          <w:color w:val="333333"/>
          <w:sz w:val="17"/>
          <w:szCs w:val="17"/>
          <w:lang w:val="en-GB"/>
        </w:rPr>
      </w:pPr>
    </w:p>
    <w:p w:rsidR="006F40E2" w:rsidRPr="006F40E2" w:rsidRDefault="006F40E2" w:rsidP="006F40E2">
      <w:pPr>
        <w:ind w:left="360"/>
        <w:rPr>
          <w:b/>
          <w:bCs/>
          <w:color w:val="333333"/>
          <w:sz w:val="17"/>
          <w:szCs w:val="17"/>
          <w:lang w:val="en-GB"/>
        </w:rPr>
      </w:pPr>
      <w:r w:rsidRPr="006F40E2">
        <w:rPr>
          <w:noProof/>
          <w:lang w:eastAsia="fr-FR"/>
        </w:rPr>
        <w:drawing>
          <wp:anchor distT="0" distB="0" distL="114300" distR="114300" simplePos="0" relativeHeight="251703296" behindDoc="1" locked="0" layoutInCell="1" allowOverlap="1" wp14:anchorId="3A42242B" wp14:editId="16725486">
            <wp:simplePos x="0" y="0"/>
            <wp:positionH relativeFrom="column">
              <wp:posOffset>3862070</wp:posOffset>
            </wp:positionH>
            <wp:positionV relativeFrom="paragraph">
              <wp:posOffset>59690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2" name="Image 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0E2" w:rsidRPr="006F40E2" w:rsidRDefault="006F40E2" w:rsidP="006F40E2">
      <w:pPr>
        <w:pStyle w:val="Retraitcorpsdetexte"/>
        <w:ind w:left="0"/>
        <w:rPr>
          <w:rFonts w:asciiTheme="minorHAnsi" w:hAnsiTheme="minorHAnsi"/>
          <w:b/>
          <w:u w:val="single"/>
          <w:lang w:val="en-US"/>
        </w:rPr>
      </w:pPr>
      <w:bookmarkStart w:id="0" w:name="_Toc46032975"/>
      <w:bookmarkStart w:id="1" w:name="_Toc46035857"/>
      <w:bookmarkStart w:id="2" w:name="_Toc46036927"/>
      <w:bookmarkStart w:id="3" w:name="_Toc46037064"/>
      <w:bookmarkStart w:id="4" w:name="_Toc46037205"/>
      <w:bookmarkStart w:id="5" w:name="_Toc46037367"/>
      <w:bookmarkStart w:id="6" w:name="_Toc46037533"/>
      <w:bookmarkStart w:id="7" w:name="_Toc46037813"/>
      <w:bookmarkStart w:id="8" w:name="_Toc46037890"/>
      <w:bookmarkStart w:id="9" w:name="_Toc46312134"/>
      <w:bookmarkStart w:id="10" w:name="_Toc46570713"/>
      <w:bookmarkStart w:id="11" w:name="_Toc46570819"/>
      <w:bookmarkStart w:id="12" w:name="_Toc46570963"/>
      <w:bookmarkStart w:id="13" w:name="_Toc47432550"/>
      <w:bookmarkStart w:id="14" w:name="_Toc47494138"/>
      <w:bookmarkStart w:id="15" w:name="_Toc50797343"/>
      <w:bookmarkStart w:id="16" w:name="_Toc50799196"/>
      <w:bookmarkStart w:id="17" w:name="_Toc50801458"/>
    </w:p>
    <w:p w:rsidR="006F40E2" w:rsidRPr="00AE7D52" w:rsidRDefault="006F40E2" w:rsidP="006F40E2">
      <w:pPr>
        <w:pStyle w:val="Retraitcorpsdetexte"/>
        <w:ind w:left="0"/>
        <w:rPr>
          <w:b/>
          <w:sz w:val="24"/>
          <w:lang w:val="en-US"/>
        </w:rPr>
      </w:pPr>
      <w:r w:rsidRPr="00AE7D52">
        <w:rPr>
          <w:b/>
          <w:sz w:val="24"/>
          <w:u w:val="single"/>
          <w:lang w:val="en-US"/>
        </w:rPr>
        <w:t>Toolkit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AE7D52">
        <w:rPr>
          <w:b/>
          <w:sz w:val="24"/>
          <w:lang w:val="en-US"/>
        </w:rPr>
        <w:t> :</w:t>
      </w:r>
    </w:p>
    <w:p w:rsidR="006F40E2" w:rsidRPr="00AE7D52" w:rsidRDefault="006F40E2" w:rsidP="006F40E2">
      <w:pPr>
        <w:pStyle w:val="listecarr"/>
        <w:rPr>
          <w:szCs w:val="22"/>
        </w:rPr>
      </w:pPr>
      <w:r w:rsidRPr="00AE7D52">
        <w:rPr>
          <w:szCs w:val="22"/>
        </w:rPr>
        <w:t>Allen keys</w:t>
      </w:r>
    </w:p>
    <w:p w:rsidR="006F40E2" w:rsidRPr="00AE7D52" w:rsidRDefault="006F40E2" w:rsidP="006F40E2">
      <w:pPr>
        <w:pStyle w:val="listecarr"/>
        <w:rPr>
          <w:szCs w:val="22"/>
        </w:rPr>
      </w:pPr>
      <w:r w:rsidRPr="00AE7D52">
        <w:rPr>
          <w:szCs w:val="22"/>
        </w:rPr>
        <w:t>Screwdrivers</w:t>
      </w:r>
    </w:p>
    <w:p w:rsidR="006F40E2" w:rsidRPr="00AE7D52" w:rsidRDefault="00E538D7" w:rsidP="006F40E2">
      <w:pPr>
        <w:pStyle w:val="listecarr"/>
        <w:rPr>
          <w:szCs w:val="22"/>
        </w:rPr>
      </w:pPr>
      <w:r w:rsidRPr="00AE7D52">
        <w:rPr>
          <w:szCs w:val="22"/>
        </w:rPr>
        <w:t>Powermeter</w:t>
      </w:r>
    </w:p>
    <w:p w:rsidR="006F40E2" w:rsidRPr="00AE7D52" w:rsidRDefault="006F40E2" w:rsidP="006F40E2">
      <w:pPr>
        <w:pStyle w:val="listecarr"/>
        <w:tabs>
          <w:tab w:val="clear" w:pos="1065"/>
        </w:tabs>
        <w:ind w:firstLine="0"/>
        <w:rPr>
          <w:szCs w:val="22"/>
        </w:rPr>
      </w:pPr>
    </w:p>
    <w:p w:rsidR="006F40E2" w:rsidRPr="00AE7D52" w:rsidRDefault="006F40E2" w:rsidP="006F40E2">
      <w:pPr>
        <w:pStyle w:val="Retraitcorpsdetexte"/>
        <w:rPr>
          <w:b/>
          <w:bCs/>
          <w:i/>
          <w:iCs/>
          <w:sz w:val="36"/>
          <w:szCs w:val="32"/>
          <w:u w:val="single"/>
          <w:lang w:val="en-GB"/>
        </w:rPr>
      </w:pPr>
    </w:p>
    <w:p w:rsidR="00D82136" w:rsidRPr="00AE7D52" w:rsidRDefault="00D82136" w:rsidP="006F40E2">
      <w:pPr>
        <w:pStyle w:val="Retraitcorpsdetexte"/>
        <w:rPr>
          <w:b/>
          <w:bCs/>
          <w:i/>
          <w:iCs/>
          <w:sz w:val="36"/>
          <w:szCs w:val="32"/>
          <w:u w:val="single"/>
          <w:lang w:val="en-GB"/>
        </w:rPr>
      </w:pPr>
    </w:p>
    <w:p w:rsidR="00D82136" w:rsidRPr="00AE7D52" w:rsidRDefault="00D82136" w:rsidP="006F40E2">
      <w:pPr>
        <w:pStyle w:val="Retraitcorpsdetexte"/>
        <w:rPr>
          <w:b/>
          <w:bCs/>
          <w:i/>
          <w:iCs/>
          <w:sz w:val="36"/>
          <w:szCs w:val="32"/>
          <w:u w:val="single"/>
          <w:lang w:val="en-GB"/>
        </w:rPr>
      </w:pPr>
    </w:p>
    <w:p w:rsidR="006F40E2" w:rsidRPr="00AE7D52" w:rsidRDefault="006F40E2" w:rsidP="006F40E2">
      <w:pPr>
        <w:pStyle w:val="Retraitcorpsdetexte"/>
        <w:ind w:left="0"/>
        <w:rPr>
          <w:sz w:val="24"/>
          <w:lang w:val="en-US"/>
        </w:rPr>
      </w:pPr>
      <w:r w:rsidRPr="00AE7D52">
        <w:rPr>
          <w:b/>
          <w:sz w:val="24"/>
          <w:u w:val="single"/>
          <w:lang w:val="en-US"/>
        </w:rPr>
        <w:t>System</w:t>
      </w:r>
      <w:r w:rsidRPr="00AE7D52">
        <w:rPr>
          <w:sz w:val="24"/>
          <w:lang w:val="en-US"/>
        </w:rPr>
        <w:t>: QSMART</w:t>
      </w:r>
      <w:r w:rsidR="00E538D7" w:rsidRPr="00AE7D52">
        <w:rPr>
          <w:sz w:val="24"/>
          <w:lang w:val="en-US"/>
        </w:rPr>
        <w:t xml:space="preserve"> 850</w:t>
      </w:r>
    </w:p>
    <w:p w:rsidR="006F40E2" w:rsidRPr="00AE7D52" w:rsidRDefault="006F40E2" w:rsidP="00AE7D52">
      <w:pPr>
        <w:pStyle w:val="Retraitcorpsdetexte"/>
        <w:ind w:left="0"/>
        <w:rPr>
          <w:sz w:val="24"/>
          <w:lang w:val="en-US"/>
        </w:rPr>
      </w:pPr>
    </w:p>
    <w:p w:rsidR="006F40E2" w:rsidRPr="00AE7D52" w:rsidRDefault="006F40E2" w:rsidP="00AE7D52">
      <w:pPr>
        <w:jc w:val="both"/>
        <w:rPr>
          <w:rFonts w:ascii="Arial" w:eastAsia="SimSun" w:hAnsi="Arial" w:cs="Arial"/>
          <w:color w:val="000000"/>
          <w:sz w:val="24"/>
          <w:lang w:val="en-US"/>
        </w:rPr>
      </w:pPr>
      <w:r w:rsidRPr="00AE7D52">
        <w:rPr>
          <w:rFonts w:ascii="Arial" w:hAnsi="Arial" w:cs="Arial"/>
          <w:b/>
          <w:sz w:val="24"/>
          <w:u w:val="single"/>
          <w:lang w:val="en-US"/>
        </w:rPr>
        <w:t>Purpose</w:t>
      </w:r>
      <w:r w:rsidRPr="00AE7D52">
        <w:rPr>
          <w:rFonts w:ascii="Arial" w:hAnsi="Arial" w:cs="Arial"/>
          <w:sz w:val="24"/>
          <w:lang w:val="en-US"/>
        </w:rPr>
        <w:t xml:space="preserve">: </w:t>
      </w:r>
      <w:r w:rsidRPr="00AE7D52">
        <w:rPr>
          <w:rFonts w:ascii="Arial" w:eastAsia="SimSun" w:hAnsi="Arial" w:cs="Arial"/>
          <w:color w:val="000000"/>
          <w:sz w:val="24"/>
          <w:lang w:val="en-US"/>
        </w:rPr>
        <w:t xml:space="preserve">This document details how </w:t>
      </w:r>
      <w:r w:rsidR="00E538D7" w:rsidRPr="00AE7D52">
        <w:rPr>
          <w:rFonts w:ascii="Arial" w:hAnsi="Arial" w:cs="Arial"/>
          <w:sz w:val="24"/>
          <w:lang w:val="en-US"/>
        </w:rPr>
        <w:t>to install an Harmonic Generator on an existing Q-smart 850.</w:t>
      </w:r>
    </w:p>
    <w:p w:rsidR="00E538D7" w:rsidRPr="00AE7D52" w:rsidRDefault="00E538D7" w:rsidP="00AE7D52">
      <w:pPr>
        <w:jc w:val="both"/>
        <w:rPr>
          <w:rFonts w:ascii="Arial" w:hAnsi="Arial" w:cs="Arial"/>
          <w:sz w:val="24"/>
          <w:lang w:val="en-US"/>
        </w:rPr>
      </w:pPr>
      <w:r w:rsidRPr="00AE7D52">
        <w:rPr>
          <w:rFonts w:ascii="Arial" w:hAnsi="Arial" w:cs="Arial"/>
          <w:b/>
          <w:sz w:val="24"/>
          <w:u w:val="single"/>
          <w:lang w:val="en-US"/>
        </w:rPr>
        <w:t>Safety :</w:t>
      </w:r>
      <w:r w:rsidRPr="00AE7D52">
        <w:rPr>
          <w:rFonts w:ascii="Arial" w:hAnsi="Arial" w:cs="Arial"/>
          <w:b/>
          <w:sz w:val="24"/>
          <w:lang w:val="en-US"/>
        </w:rPr>
        <w:t xml:space="preserve"> </w:t>
      </w:r>
      <w:r w:rsidRPr="00AE7D52">
        <w:rPr>
          <w:rFonts w:ascii="Arial" w:hAnsi="Arial" w:cs="Arial"/>
          <w:sz w:val="24"/>
          <w:lang w:val="en-US"/>
        </w:rPr>
        <w:t>During all the procedure, you must wear eye protection goggles required according to EN207-208.</w:t>
      </w:r>
    </w:p>
    <w:p w:rsidR="005111FF" w:rsidRPr="00AE7D52" w:rsidRDefault="00171406" w:rsidP="00AE7D52">
      <w:pPr>
        <w:jc w:val="both"/>
        <w:rPr>
          <w:rFonts w:ascii="Arial" w:hAnsi="Arial" w:cs="Arial"/>
          <w:sz w:val="24"/>
          <w:u w:val="single"/>
          <w:lang w:val="en-US"/>
        </w:rPr>
      </w:pPr>
      <w:r w:rsidRPr="00AE7D52">
        <w:rPr>
          <w:rFonts w:ascii="Arial" w:hAnsi="Arial" w:cs="Arial"/>
          <w:b/>
          <w:sz w:val="24"/>
          <w:u w:val="single"/>
          <w:lang w:val="en-US"/>
        </w:rPr>
        <w:t>Conditions</w:t>
      </w:r>
      <w:r w:rsidR="00810A2B" w:rsidRPr="00AE7D52">
        <w:rPr>
          <w:rFonts w:ascii="Arial" w:hAnsi="Arial" w:cs="Arial"/>
          <w:sz w:val="24"/>
          <w:lang w:val="en-US"/>
        </w:rPr>
        <w:t>: Each</w:t>
      </w:r>
      <w:r w:rsidR="00D82136" w:rsidRPr="00AE7D52">
        <w:rPr>
          <w:rFonts w:ascii="Arial" w:hAnsi="Arial" w:cs="Arial"/>
          <w:sz w:val="24"/>
          <w:lang w:val="en-US"/>
        </w:rPr>
        <w:t xml:space="preserve"> Harmonic</w:t>
      </w:r>
      <w:r w:rsidR="00810A2B" w:rsidRPr="00AE7D52">
        <w:rPr>
          <w:rFonts w:ascii="Arial" w:hAnsi="Arial" w:cs="Arial"/>
          <w:sz w:val="24"/>
          <w:lang w:val="en-US"/>
        </w:rPr>
        <w:t xml:space="preserve"> module has to be installed and checked one after the other </w:t>
      </w:r>
      <w:r w:rsidR="00D82136" w:rsidRPr="00AE7D52">
        <w:rPr>
          <w:rFonts w:ascii="Arial" w:hAnsi="Arial" w:cs="Arial"/>
          <w:sz w:val="24"/>
          <w:lang w:val="en-US"/>
        </w:rPr>
        <w:t>one.</w:t>
      </w:r>
    </w:p>
    <w:p w:rsidR="005111FF" w:rsidRDefault="005111FF">
      <w:pPr>
        <w:rPr>
          <w:lang w:val="en-US"/>
        </w:rPr>
      </w:pPr>
      <w:r>
        <w:rPr>
          <w:lang w:val="en-US"/>
        </w:rPr>
        <w:br w:type="page"/>
      </w:r>
    </w:p>
    <w:p w:rsidR="00810A2B" w:rsidRDefault="00810A2B" w:rsidP="00E538D7">
      <w:pPr>
        <w:rPr>
          <w:lang w:val="en-US"/>
        </w:rPr>
      </w:pPr>
    </w:p>
    <w:p w:rsidR="005111FF" w:rsidRDefault="005111FF" w:rsidP="00E538D7">
      <w:pPr>
        <w:rPr>
          <w:lang w:val="en-US"/>
        </w:rPr>
      </w:pPr>
    </w:p>
    <w:p w:rsidR="005111FF" w:rsidRPr="0036720B" w:rsidRDefault="00D82136" w:rsidP="00D82136">
      <w:pPr>
        <w:jc w:val="center"/>
        <w:rPr>
          <w:b/>
          <w:sz w:val="44"/>
          <w:lang w:val="en-US"/>
        </w:rPr>
      </w:pPr>
      <w:r w:rsidRPr="0036720B">
        <w:rPr>
          <w:b/>
          <w:sz w:val="44"/>
          <w:lang w:val="en-US"/>
        </w:rPr>
        <w:t>SHG or THG installation procedure</w:t>
      </w:r>
    </w:p>
    <w:p w:rsidR="005111FF" w:rsidRDefault="005111FF" w:rsidP="00E538D7">
      <w:pPr>
        <w:rPr>
          <w:lang w:val="en-US"/>
        </w:rPr>
      </w:pPr>
    </w:p>
    <w:p w:rsidR="00E538D7" w:rsidRPr="001C7B07" w:rsidRDefault="00810A2B" w:rsidP="00E538D7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3496640</wp:posOffset>
                </wp:positionH>
                <wp:positionV relativeFrom="paragraph">
                  <wp:posOffset>2687726</wp:posOffset>
                </wp:positionV>
                <wp:extent cx="1133475" cy="533350"/>
                <wp:effectExtent l="57150" t="57150" r="0" b="9588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533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275.35pt;margin-top:211.65pt;width:89.25pt;height:42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C69F3">
        <w:rPr>
          <w:noProof/>
          <w:lang w:eastAsia="fr-FR"/>
        </w:rPr>
        <w:drawing>
          <wp:inline distT="0" distB="0" distL="0" distR="0">
            <wp:extent cx="5486400" cy="3767328"/>
            <wp:effectExtent l="0" t="38100" r="95250" b="62230"/>
            <wp:docPr id="8" name="Diagramme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D82136" w:rsidRPr="0036720B" w:rsidRDefault="00D82136" w:rsidP="00D82136">
      <w:pPr>
        <w:jc w:val="center"/>
        <w:rPr>
          <w:b/>
          <w:sz w:val="44"/>
          <w:lang w:val="en-US"/>
        </w:rPr>
      </w:pPr>
      <w:r w:rsidRPr="0036720B">
        <w:rPr>
          <w:b/>
          <w:sz w:val="44"/>
          <w:lang w:val="en-US"/>
        </w:rPr>
        <w:t>FHG</w:t>
      </w:r>
      <w:r w:rsidRPr="0036720B">
        <w:rPr>
          <w:b/>
          <w:sz w:val="44"/>
          <w:lang w:val="en-US"/>
        </w:rPr>
        <w:t xml:space="preserve"> installation procedure</w:t>
      </w:r>
    </w:p>
    <w:p w:rsidR="005111FF" w:rsidRDefault="005111FF">
      <w:pPr>
        <w:rPr>
          <w:b/>
          <w:lang w:val="en-US"/>
        </w:rPr>
      </w:pPr>
    </w:p>
    <w:p w:rsidR="005111FF" w:rsidRDefault="005111FF">
      <w:pPr>
        <w:rPr>
          <w:b/>
          <w:lang w:val="en-US"/>
        </w:rPr>
      </w:pPr>
    </w:p>
    <w:p w:rsidR="006F40E2" w:rsidRPr="006F40E2" w:rsidRDefault="00E2168A">
      <w:pPr>
        <w:rPr>
          <w:b/>
          <w:lang w:val="en-US"/>
        </w:rPr>
      </w:pPr>
      <w:r>
        <w:rPr>
          <w:noProof/>
          <w:lang w:eastAsia="fr-FR"/>
        </w:rPr>
        <w:drawing>
          <wp:inline distT="0" distB="0" distL="0" distR="0" wp14:anchorId="27E9C8EF" wp14:editId="4ECE4E9E">
            <wp:extent cx="6393484" cy="4593946"/>
            <wp:effectExtent l="19050" t="0" r="0" b="0"/>
            <wp:docPr id="10" name="Diagramme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6F40E2" w:rsidRPr="006F40E2" w:rsidRDefault="006F40E2" w:rsidP="0085775D">
      <w:pPr>
        <w:rPr>
          <w:b/>
          <w:lang w:val="en-US"/>
        </w:rPr>
      </w:pPr>
    </w:p>
    <w:p w:rsidR="006F40E2" w:rsidRPr="006F40E2" w:rsidRDefault="006F40E2" w:rsidP="0085775D">
      <w:pPr>
        <w:rPr>
          <w:b/>
          <w:lang w:val="en-US"/>
        </w:rPr>
      </w:pPr>
    </w:p>
    <w:p w:rsidR="00E538D7" w:rsidRDefault="00E538D7" w:rsidP="00C3651D">
      <w:pPr>
        <w:rPr>
          <w:lang w:val="en-US"/>
        </w:rPr>
      </w:pPr>
    </w:p>
    <w:p w:rsidR="00D82136" w:rsidRDefault="00D82136" w:rsidP="00C3651D">
      <w:pPr>
        <w:rPr>
          <w:lang w:val="en-US"/>
        </w:rPr>
      </w:pPr>
    </w:p>
    <w:p w:rsidR="00D82136" w:rsidRDefault="00D82136" w:rsidP="00C3651D">
      <w:pPr>
        <w:rPr>
          <w:lang w:val="en-US"/>
        </w:rPr>
      </w:pPr>
    </w:p>
    <w:p w:rsidR="00D82136" w:rsidRDefault="00D82136" w:rsidP="00C3651D">
      <w:pPr>
        <w:rPr>
          <w:lang w:val="en-US"/>
        </w:rPr>
      </w:pPr>
    </w:p>
    <w:p w:rsidR="00D82136" w:rsidRDefault="00D82136" w:rsidP="00C3651D">
      <w:pPr>
        <w:rPr>
          <w:lang w:val="en-US"/>
        </w:rPr>
      </w:pPr>
    </w:p>
    <w:p w:rsidR="00D82136" w:rsidRDefault="00D82136" w:rsidP="00C3651D">
      <w:pPr>
        <w:rPr>
          <w:lang w:val="en-US"/>
        </w:rPr>
      </w:pPr>
    </w:p>
    <w:p w:rsidR="00E538D7" w:rsidRDefault="0036720B" w:rsidP="0036720B">
      <w:pPr>
        <w:pStyle w:val="Titre2"/>
        <w:numPr>
          <w:ilvl w:val="0"/>
          <w:numId w:val="0"/>
        </w:numPr>
        <w:jc w:val="center"/>
        <w:rPr>
          <w:b/>
          <w:sz w:val="44"/>
          <w:lang w:val="en-US"/>
        </w:rPr>
      </w:pPr>
      <w:r w:rsidRPr="0036720B">
        <w:rPr>
          <w:b/>
          <w:sz w:val="44"/>
          <w:lang w:val="en-US"/>
        </w:rPr>
        <w:t>Description of the different steps</w:t>
      </w:r>
    </w:p>
    <w:p w:rsidR="0036720B" w:rsidRPr="0036720B" w:rsidRDefault="0036720B" w:rsidP="0036720B">
      <w:pPr>
        <w:rPr>
          <w:lang w:val="en-US" w:eastAsia="fr-FR"/>
        </w:rPr>
      </w:pPr>
    </w:p>
    <w:p w:rsidR="00E538D7" w:rsidRPr="00963F4C" w:rsidRDefault="00E538D7" w:rsidP="00E538D7">
      <w:pPr>
        <w:pStyle w:val="Titre3"/>
        <w:numPr>
          <w:ilvl w:val="0"/>
          <w:numId w:val="7"/>
        </w:numPr>
        <w:rPr>
          <w:rFonts w:ascii="Arial" w:hAnsi="Arial" w:cs="Arial"/>
          <w:color w:val="00B0F0"/>
          <w:lang w:val="en-US"/>
        </w:rPr>
      </w:pPr>
      <w:r w:rsidRPr="00963F4C">
        <w:rPr>
          <w:rFonts w:ascii="Arial" w:hAnsi="Arial" w:cs="Arial"/>
          <w:color w:val="00B0F0"/>
          <w:lang w:val="en-US"/>
        </w:rPr>
        <w:t xml:space="preserve">Installing the SHG module </w:t>
      </w:r>
    </w:p>
    <w:p w:rsidR="00E538D7" w:rsidRPr="00054B61" w:rsidRDefault="00E538D7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054B61">
        <w:rPr>
          <w:rFonts w:ascii="Arial" w:hAnsi="Arial" w:cs="Arial"/>
          <w:b w:val="0"/>
          <w:u w:val="none"/>
          <w:lang w:val="en-US"/>
        </w:rPr>
        <w:t>It is assumed that the oscillator delivers standard specifications: 850mJ at 1064nm</w:t>
      </w:r>
    </w:p>
    <w:p w:rsidR="00E538D7" w:rsidRPr="00054B61" w:rsidRDefault="00E538D7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054B61">
        <w:rPr>
          <w:rFonts w:ascii="Arial" w:hAnsi="Arial" w:cs="Arial"/>
          <w:b w:val="0"/>
          <w:u w:val="none"/>
          <w:lang w:val="en-US"/>
        </w:rPr>
        <w:t xml:space="preserve">Use the following steps to attach the 2ωHG module to the Laser Head: </w:t>
      </w:r>
    </w:p>
    <w:p w:rsidR="00E538D7" w:rsidRPr="00054B61" w:rsidRDefault="00E538D7" w:rsidP="00AE7D52">
      <w:pPr>
        <w:pStyle w:val="Titre3"/>
        <w:numPr>
          <w:ilvl w:val="0"/>
          <w:numId w:val="5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 w:rsidRPr="00054B61">
        <w:rPr>
          <w:rFonts w:ascii="Arial" w:hAnsi="Arial" w:cs="Arial"/>
          <w:b w:val="0"/>
          <w:u w:val="none"/>
          <w:lang w:val="en-US"/>
        </w:rPr>
        <w:t xml:space="preserve">Verify that the AC Mains power is turned OFF. </w:t>
      </w:r>
    </w:p>
    <w:p w:rsidR="00E538D7" w:rsidRPr="00054B61" w:rsidRDefault="00E538D7" w:rsidP="00AE7D52">
      <w:pPr>
        <w:pStyle w:val="Titre3"/>
        <w:numPr>
          <w:ilvl w:val="0"/>
          <w:numId w:val="5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 w:rsidRPr="00054B61">
        <w:rPr>
          <w:rFonts w:ascii="Arial" w:hAnsi="Arial" w:cs="Arial"/>
          <w:b w:val="0"/>
          <w:u w:val="none"/>
          <w:lang w:val="en-US"/>
        </w:rPr>
        <w:t xml:space="preserve">Remove 2 screws fastening the 2ωHG outer cover and set it aside. </w:t>
      </w:r>
    </w:p>
    <w:p w:rsidR="00E538D7" w:rsidRPr="00054B61" w:rsidRDefault="00E538D7" w:rsidP="00AE7D52">
      <w:pPr>
        <w:pStyle w:val="Titre3"/>
        <w:numPr>
          <w:ilvl w:val="0"/>
          <w:numId w:val="5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 w:rsidRPr="00054B61">
        <w:rPr>
          <w:rFonts w:ascii="Arial" w:hAnsi="Arial" w:cs="Arial"/>
          <w:b w:val="0"/>
          <w:u w:val="none"/>
          <w:lang w:val="en-US"/>
        </w:rPr>
        <w:t xml:space="preserve">Position 4 screws in the HGM mounting plate. </w:t>
      </w:r>
    </w:p>
    <w:p w:rsidR="00E538D7" w:rsidRPr="00054B61" w:rsidRDefault="00E538D7" w:rsidP="00AE7D52">
      <w:pPr>
        <w:pStyle w:val="Titre3"/>
        <w:numPr>
          <w:ilvl w:val="0"/>
          <w:numId w:val="5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 w:rsidRPr="00054B61">
        <w:rPr>
          <w:rFonts w:ascii="Arial" w:hAnsi="Arial" w:cs="Arial"/>
          <w:b w:val="0"/>
          <w:u w:val="none"/>
          <w:lang w:val="en-US"/>
        </w:rPr>
        <w:t xml:space="preserve">Raise the HGM and align its pin, connector, and circular guide to the matching features on the Laser Head. </w:t>
      </w:r>
    </w:p>
    <w:p w:rsidR="00E538D7" w:rsidRPr="00054B61" w:rsidRDefault="00E538D7" w:rsidP="00AE7D52">
      <w:pPr>
        <w:pStyle w:val="Titre3"/>
        <w:numPr>
          <w:ilvl w:val="0"/>
          <w:numId w:val="5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 w:rsidRPr="00054B61">
        <w:rPr>
          <w:rFonts w:ascii="Arial" w:hAnsi="Arial" w:cs="Arial"/>
          <w:b w:val="0"/>
          <w:u w:val="none"/>
          <w:lang w:val="en-US"/>
        </w:rPr>
        <w:t xml:space="preserve">Tighten the 4 pre-positioned screws to fasten the HGM to the Laser Head. </w:t>
      </w:r>
    </w:p>
    <w:p w:rsidR="00E538D7" w:rsidRDefault="00E538D7" w:rsidP="00E538D7">
      <w:pPr>
        <w:pStyle w:val="Titre3"/>
        <w:numPr>
          <w:ilvl w:val="0"/>
          <w:numId w:val="0"/>
        </w:numPr>
        <w:rPr>
          <w:lang w:val="en-US"/>
        </w:rPr>
      </w:pPr>
      <w:r>
        <w:rPr>
          <w:rFonts w:cstheme="minorBidi"/>
          <w:noProof/>
        </w:rPr>
        <w:drawing>
          <wp:inline distT="0" distB="0" distL="0" distR="0" wp14:anchorId="276B503E" wp14:editId="5AF22A3F">
            <wp:extent cx="5537200" cy="3168650"/>
            <wp:effectExtent l="0" t="0" r="635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" t="3723" r="4653" b="3377"/>
                    <a:stretch/>
                  </pic:blipFill>
                  <pic:spPr bwMode="auto">
                    <a:xfrm>
                      <a:off x="0" y="0"/>
                      <a:ext cx="5535740" cy="31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8D7" w:rsidRPr="00054B61" w:rsidRDefault="00E538D7" w:rsidP="00E538D7">
      <w:pPr>
        <w:pStyle w:val="Titre3"/>
        <w:numPr>
          <w:ilvl w:val="0"/>
          <w:numId w:val="0"/>
        </w:numPr>
        <w:jc w:val="center"/>
        <w:rPr>
          <w:lang w:val="en-US"/>
        </w:rPr>
      </w:pPr>
      <w:r w:rsidRPr="00054B61">
        <w:rPr>
          <w:lang w:val="en-US"/>
        </w:rPr>
        <w:t>Figure 1: Installing</w:t>
      </w:r>
      <w:r w:rsidR="0036720B">
        <w:rPr>
          <w:lang w:val="en-US"/>
        </w:rPr>
        <w:t xml:space="preserve"> the 2ω</w:t>
      </w:r>
      <w:r w:rsidRPr="00054B61">
        <w:rPr>
          <w:lang w:val="en-US"/>
        </w:rPr>
        <w:t xml:space="preserve"> Module</w:t>
      </w:r>
    </w:p>
    <w:p w:rsidR="00E538D7" w:rsidRDefault="00E538D7" w:rsidP="00E538D7">
      <w:pPr>
        <w:pStyle w:val="Titre3"/>
        <w:numPr>
          <w:ilvl w:val="0"/>
          <w:numId w:val="0"/>
        </w:numPr>
        <w:rPr>
          <w:lang w:val="en-US"/>
        </w:rPr>
      </w:pPr>
    </w:p>
    <w:p w:rsidR="00E538D7" w:rsidRDefault="00E538D7" w:rsidP="00E538D7">
      <w:pPr>
        <w:rPr>
          <w:lang w:val="en-US" w:eastAsia="fr-FR"/>
        </w:rPr>
      </w:pPr>
    </w:p>
    <w:p w:rsidR="00E538D7" w:rsidRDefault="00E538D7" w:rsidP="00E538D7">
      <w:pPr>
        <w:rPr>
          <w:lang w:val="en-US" w:eastAsia="fr-FR"/>
        </w:rPr>
      </w:pPr>
    </w:p>
    <w:p w:rsidR="00FC4A96" w:rsidRDefault="00FC4A96" w:rsidP="00E538D7">
      <w:pPr>
        <w:rPr>
          <w:lang w:val="en-US" w:eastAsia="fr-FR"/>
        </w:rPr>
      </w:pPr>
    </w:p>
    <w:p w:rsidR="0036720B" w:rsidRDefault="0036720B" w:rsidP="00E538D7">
      <w:pPr>
        <w:rPr>
          <w:lang w:val="en-US" w:eastAsia="fr-FR"/>
        </w:rPr>
      </w:pPr>
    </w:p>
    <w:p w:rsidR="0036720B" w:rsidRDefault="0036720B" w:rsidP="00E538D7">
      <w:pPr>
        <w:rPr>
          <w:lang w:val="en-US" w:eastAsia="fr-FR"/>
        </w:rPr>
      </w:pPr>
    </w:p>
    <w:p w:rsidR="0036720B" w:rsidRDefault="0036720B" w:rsidP="00E538D7">
      <w:pPr>
        <w:rPr>
          <w:lang w:val="en-US" w:eastAsia="fr-FR"/>
        </w:rPr>
      </w:pPr>
    </w:p>
    <w:p w:rsidR="0036720B" w:rsidRPr="00963F4C" w:rsidRDefault="0036720B" w:rsidP="0036720B">
      <w:pPr>
        <w:pStyle w:val="Titre3"/>
        <w:numPr>
          <w:ilvl w:val="0"/>
          <w:numId w:val="7"/>
        </w:numPr>
        <w:rPr>
          <w:rFonts w:ascii="Arial" w:hAnsi="Arial" w:cs="Arial"/>
          <w:color w:val="00B0F0"/>
          <w:lang w:val="en-US"/>
        </w:rPr>
      </w:pPr>
      <w:r w:rsidRPr="00963F4C">
        <w:rPr>
          <w:rFonts w:ascii="Arial" w:hAnsi="Arial" w:cs="Arial"/>
          <w:color w:val="00B0F0"/>
          <w:lang w:val="en-US"/>
        </w:rPr>
        <w:t xml:space="preserve">Installing the THG or FHG module </w:t>
      </w:r>
    </w:p>
    <w:p w:rsidR="0036720B" w:rsidRDefault="0036720B" w:rsidP="0036720B">
      <w:pPr>
        <w:rPr>
          <w:b/>
          <w:lang w:val="en-US"/>
        </w:rPr>
      </w:pPr>
    </w:p>
    <w:p w:rsidR="0036720B" w:rsidRPr="00FC4A96" w:rsidRDefault="0036720B" w:rsidP="0036720B">
      <w:pPr>
        <w:pStyle w:val="Titre3"/>
        <w:numPr>
          <w:ilvl w:val="0"/>
          <w:numId w:val="0"/>
        </w:numPr>
        <w:rPr>
          <w:rFonts w:ascii="Arial" w:hAnsi="Arial" w:cs="Arial"/>
          <w:b w:val="0"/>
          <w:u w:val="none"/>
          <w:lang w:val="en-US"/>
        </w:rPr>
      </w:pPr>
      <w:r w:rsidRPr="00FC4A96">
        <w:rPr>
          <w:rFonts w:ascii="Arial" w:hAnsi="Arial" w:cs="Arial"/>
          <w:b w:val="0"/>
          <w:u w:val="none"/>
          <w:lang w:val="en-US"/>
        </w:rPr>
        <w:t>Use the following steps</w:t>
      </w:r>
      <w:r>
        <w:rPr>
          <w:rFonts w:ascii="Arial" w:hAnsi="Arial" w:cs="Arial"/>
          <w:b w:val="0"/>
          <w:u w:val="none"/>
          <w:lang w:val="en-US"/>
        </w:rPr>
        <w:t>:</w:t>
      </w:r>
      <w:r w:rsidRPr="00FC4A96">
        <w:rPr>
          <w:rFonts w:ascii="Arial" w:hAnsi="Arial" w:cs="Arial"/>
          <w:b w:val="0"/>
          <w:u w:val="none"/>
          <w:lang w:val="en-US"/>
        </w:rPr>
        <w:t xml:space="preserve"> </w:t>
      </w:r>
    </w:p>
    <w:p w:rsidR="0036720B" w:rsidRPr="00FC4A96" w:rsidRDefault="0036720B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FC4A96">
        <w:rPr>
          <w:rFonts w:ascii="Arial" w:hAnsi="Arial" w:cs="Arial"/>
          <w:b w:val="0"/>
          <w:u w:val="none"/>
          <w:lang w:val="en-US"/>
        </w:rPr>
        <w:t xml:space="preserve">1. Verify that the AC Mains power is turned OFF. </w:t>
      </w:r>
    </w:p>
    <w:p w:rsidR="0036720B" w:rsidRPr="00FC4A96" w:rsidRDefault="0036720B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FC4A96">
        <w:rPr>
          <w:rFonts w:ascii="Arial" w:hAnsi="Arial" w:cs="Arial"/>
          <w:b w:val="0"/>
          <w:u w:val="none"/>
          <w:lang w:val="en-US"/>
        </w:rPr>
        <w:t xml:space="preserve">2. Remove 2 screws from the dichroic module to detach the dichroics with the beam block from the HG module in use. Place this dichroics module in the storage container. </w:t>
      </w:r>
    </w:p>
    <w:p w:rsidR="0036720B" w:rsidRPr="00FC4A96" w:rsidRDefault="0036720B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FC4A96">
        <w:rPr>
          <w:rFonts w:ascii="Arial" w:hAnsi="Arial" w:cs="Arial"/>
          <w:b w:val="0"/>
          <w:u w:val="none"/>
          <w:lang w:val="en-US"/>
        </w:rPr>
        <w:t xml:space="preserve">3. Remove the cover from the HG module to be added. </w:t>
      </w:r>
    </w:p>
    <w:p w:rsidR="0036720B" w:rsidRPr="00FC4A96" w:rsidRDefault="0036720B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FC4A96">
        <w:rPr>
          <w:rFonts w:ascii="Arial" w:hAnsi="Arial" w:cs="Arial"/>
          <w:b w:val="0"/>
          <w:u w:val="none"/>
          <w:lang w:val="en-US"/>
        </w:rPr>
        <w:t xml:space="preserve">4. Align the additional HG module to the pin, connector, and circular feature on the existing HG module. </w:t>
      </w:r>
    </w:p>
    <w:p w:rsidR="0036720B" w:rsidRPr="00FC4A96" w:rsidRDefault="0036720B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FC4A96">
        <w:rPr>
          <w:rFonts w:ascii="Arial" w:hAnsi="Arial" w:cs="Arial"/>
          <w:b w:val="0"/>
          <w:u w:val="none"/>
          <w:lang w:val="en-US"/>
        </w:rPr>
        <w:t xml:space="preserve">5. Tighten four screws to fasten the added module. </w:t>
      </w:r>
    </w:p>
    <w:p w:rsidR="0036720B" w:rsidRDefault="0036720B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FC4A96">
        <w:rPr>
          <w:rFonts w:ascii="Arial" w:hAnsi="Arial" w:cs="Arial"/>
          <w:b w:val="0"/>
          <w:u w:val="none"/>
          <w:lang w:val="en-US"/>
        </w:rPr>
        <w:t xml:space="preserve">6. Attach the appropriate dichroics module. For example, when the </w:t>
      </w:r>
      <w:r>
        <w:rPr>
          <w:rFonts w:ascii="Arial" w:hAnsi="Arial" w:cs="Arial"/>
          <w:b w:val="0"/>
          <w:u w:val="none"/>
          <w:lang w:val="en-US"/>
        </w:rPr>
        <w:t>3</w:t>
      </w:r>
      <w:r w:rsidRPr="00FC4A96">
        <w:rPr>
          <w:rFonts w:ascii="Arial" w:hAnsi="Arial" w:cs="Arial"/>
          <w:b w:val="0"/>
          <w:u w:val="none"/>
          <w:lang w:val="en-US"/>
        </w:rPr>
        <w:t xml:space="preserve">ωHG module is the last module installed, use the </w:t>
      </w:r>
      <w:r>
        <w:rPr>
          <w:rFonts w:ascii="Arial" w:hAnsi="Arial" w:cs="Arial"/>
          <w:b w:val="0"/>
          <w:u w:val="none"/>
          <w:lang w:val="en-US"/>
        </w:rPr>
        <w:t>3</w:t>
      </w:r>
      <w:r w:rsidRPr="00FC4A96">
        <w:rPr>
          <w:rFonts w:ascii="Arial" w:hAnsi="Arial" w:cs="Arial"/>
          <w:b w:val="0"/>
          <w:u w:val="none"/>
          <w:lang w:val="en-US"/>
        </w:rPr>
        <w:t xml:space="preserve">ω </w:t>
      </w:r>
      <w:r>
        <w:rPr>
          <w:rFonts w:ascii="Arial" w:hAnsi="Arial" w:cs="Arial"/>
          <w:b w:val="0"/>
          <w:u w:val="none"/>
          <w:lang w:val="en-US"/>
        </w:rPr>
        <w:t>dichroics; when the 4</w:t>
      </w:r>
      <w:r w:rsidRPr="00FC4A96">
        <w:rPr>
          <w:rFonts w:ascii="Arial" w:hAnsi="Arial" w:cs="Arial"/>
          <w:b w:val="0"/>
          <w:u w:val="none"/>
          <w:lang w:val="en-US"/>
        </w:rPr>
        <w:t xml:space="preserve">ωHG module is the </w:t>
      </w:r>
      <w:r>
        <w:rPr>
          <w:rFonts w:ascii="Arial" w:hAnsi="Arial" w:cs="Arial"/>
          <w:b w:val="0"/>
          <w:u w:val="none"/>
          <w:lang w:val="en-US"/>
        </w:rPr>
        <w:t>last module installed, use the 4</w:t>
      </w:r>
      <w:r w:rsidRPr="00FC4A96">
        <w:rPr>
          <w:rFonts w:ascii="Arial" w:hAnsi="Arial" w:cs="Arial"/>
          <w:b w:val="0"/>
          <w:u w:val="none"/>
          <w:lang w:val="en-US"/>
        </w:rPr>
        <w:t>ω dichroics.</w:t>
      </w:r>
    </w:p>
    <w:p w:rsidR="0036720B" w:rsidRDefault="0036720B" w:rsidP="0036720B">
      <w:pPr>
        <w:rPr>
          <w:lang w:val="en-US" w:eastAsia="fr-FR"/>
        </w:rPr>
      </w:pPr>
    </w:p>
    <w:p w:rsidR="0036720B" w:rsidRDefault="0036720B" w:rsidP="0036720B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F3D4CA9" wp14:editId="1DB2EB8E">
            <wp:extent cx="5225220" cy="3427537"/>
            <wp:effectExtent l="0" t="0" r="0" b="190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20" cy="342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20B" w:rsidRPr="00E24BC4" w:rsidRDefault="0036720B" w:rsidP="0036720B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  <w:r w:rsidRPr="00E24BC4">
        <w:rPr>
          <w:sz w:val="22"/>
          <w:lang w:val="en-US"/>
        </w:rPr>
        <w:t xml:space="preserve">Figure </w:t>
      </w:r>
      <w:r w:rsidRPr="00E24BC4">
        <w:rPr>
          <w:sz w:val="22"/>
          <w:lang w:val="en-US"/>
        </w:rPr>
        <w:t>2</w:t>
      </w:r>
      <w:r w:rsidRPr="00E24BC4">
        <w:rPr>
          <w:sz w:val="22"/>
          <w:lang w:val="en-US"/>
        </w:rPr>
        <w:t>: Installing</w:t>
      </w:r>
      <w:r w:rsidRPr="00E24BC4">
        <w:rPr>
          <w:sz w:val="22"/>
          <w:lang w:val="en-US"/>
        </w:rPr>
        <w:t xml:space="preserve"> the 3</w:t>
      </w:r>
      <w:r w:rsidRPr="00E24BC4">
        <w:rPr>
          <w:sz w:val="22"/>
          <w:lang w:val="en-US"/>
        </w:rPr>
        <w:t>ω</w:t>
      </w:r>
      <w:r w:rsidRPr="00E24BC4">
        <w:rPr>
          <w:sz w:val="22"/>
          <w:lang w:val="en-US"/>
        </w:rPr>
        <w:t xml:space="preserve">/4w </w:t>
      </w:r>
      <w:r w:rsidRPr="00E24BC4">
        <w:rPr>
          <w:sz w:val="22"/>
          <w:lang w:val="en-US"/>
        </w:rPr>
        <w:t>Module</w:t>
      </w:r>
    </w:p>
    <w:p w:rsidR="0036720B" w:rsidRDefault="0036720B" w:rsidP="00E538D7">
      <w:pPr>
        <w:rPr>
          <w:lang w:val="en-US" w:eastAsia="fr-FR"/>
        </w:rPr>
      </w:pPr>
    </w:p>
    <w:p w:rsidR="00FC4A96" w:rsidRDefault="00FC4A96" w:rsidP="00E538D7">
      <w:pPr>
        <w:rPr>
          <w:lang w:val="en-US" w:eastAsia="fr-FR"/>
        </w:rPr>
      </w:pPr>
    </w:p>
    <w:p w:rsidR="00FC4A96" w:rsidRDefault="00FC4A96" w:rsidP="00E538D7">
      <w:pPr>
        <w:rPr>
          <w:lang w:val="en-US" w:eastAsia="fr-FR"/>
        </w:rPr>
      </w:pPr>
    </w:p>
    <w:p w:rsidR="00855F8C" w:rsidRPr="00963F4C" w:rsidRDefault="00855F8C" w:rsidP="00E538D7">
      <w:pPr>
        <w:pStyle w:val="Titre3"/>
        <w:numPr>
          <w:ilvl w:val="0"/>
          <w:numId w:val="7"/>
        </w:numPr>
        <w:rPr>
          <w:rFonts w:ascii="Arial" w:hAnsi="Arial" w:cs="Arial"/>
          <w:color w:val="00B0F0"/>
          <w:lang w:val="en-US"/>
        </w:rPr>
      </w:pPr>
      <w:r w:rsidRPr="00963F4C">
        <w:rPr>
          <w:rFonts w:ascii="Arial" w:hAnsi="Arial" w:cs="Arial"/>
          <w:color w:val="00B0F0"/>
          <w:lang w:val="en-US"/>
        </w:rPr>
        <w:t>Launching the APM</w:t>
      </w:r>
      <w:r w:rsidR="0036720B" w:rsidRPr="00963F4C">
        <w:rPr>
          <w:rFonts w:ascii="Arial" w:hAnsi="Arial" w:cs="Arial"/>
          <w:color w:val="00B0F0"/>
          <w:lang w:val="en-US"/>
        </w:rPr>
        <w:t xml:space="preserve"> (Automatic Phase Matching)</w:t>
      </w:r>
    </w:p>
    <w:p w:rsidR="00963F4C" w:rsidRPr="00963F4C" w:rsidRDefault="00963F4C" w:rsidP="00AE7D52">
      <w:pPr>
        <w:jc w:val="both"/>
        <w:rPr>
          <w:sz w:val="12"/>
          <w:szCs w:val="12"/>
          <w:lang w:val="en-US" w:eastAsia="fr-FR"/>
        </w:rPr>
      </w:pPr>
    </w:p>
    <w:p w:rsidR="00855F8C" w:rsidRPr="00855F8C" w:rsidRDefault="00855F8C" w:rsidP="00AE7D52">
      <w:pPr>
        <w:pStyle w:val="Titre3"/>
        <w:numPr>
          <w:ilvl w:val="0"/>
          <w:numId w:val="29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 w:rsidRPr="00855F8C">
        <w:rPr>
          <w:rFonts w:ascii="Arial" w:hAnsi="Arial" w:cs="Arial"/>
          <w:b w:val="0"/>
          <w:u w:val="none"/>
          <w:lang w:val="en-US"/>
        </w:rPr>
        <w:t>Run the system using the Q-touch.</w:t>
      </w:r>
    </w:p>
    <w:p w:rsidR="00855F8C" w:rsidRPr="00855F8C" w:rsidRDefault="00855F8C" w:rsidP="00AE7D52">
      <w:pPr>
        <w:pStyle w:val="Titre3"/>
        <w:numPr>
          <w:ilvl w:val="0"/>
          <w:numId w:val="29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 w:rsidRPr="00855F8C">
        <w:rPr>
          <w:rFonts w:ascii="Arial" w:hAnsi="Arial" w:cs="Arial"/>
          <w:b w:val="0"/>
          <w:u w:val="none"/>
          <w:lang w:val="en-US"/>
        </w:rPr>
        <w:t xml:space="preserve">On the </w:t>
      </w:r>
      <w:r w:rsidR="00CB2D86">
        <w:rPr>
          <w:rFonts w:ascii="Arial" w:hAnsi="Arial" w:cs="Arial"/>
          <w:b w:val="0"/>
          <w:u w:val="none"/>
          <w:lang w:val="en-US"/>
        </w:rPr>
        <w:t>“</w:t>
      </w:r>
      <w:r w:rsidRPr="00CB2D86">
        <w:rPr>
          <w:rFonts w:ascii="Arial" w:hAnsi="Arial" w:cs="Arial"/>
          <w:b w:val="0"/>
          <w:u w:val="none"/>
          <w:lang w:val="en-US"/>
        </w:rPr>
        <w:t>harmonic</w:t>
      </w:r>
      <w:r w:rsidR="00CB2D86">
        <w:rPr>
          <w:rFonts w:ascii="Arial" w:hAnsi="Arial" w:cs="Arial"/>
          <w:b w:val="0"/>
          <w:u w:val="none"/>
          <w:lang w:val="en-US"/>
        </w:rPr>
        <w:t xml:space="preserve">s </w:t>
      </w:r>
      <w:r w:rsidRPr="00855F8C">
        <w:rPr>
          <w:rFonts w:ascii="Arial" w:hAnsi="Arial" w:cs="Arial"/>
          <w:b w:val="0"/>
          <w:u w:val="none"/>
          <w:lang w:val="en-US"/>
        </w:rPr>
        <w:t>tab</w:t>
      </w:r>
      <w:r w:rsidR="00CB2D86">
        <w:rPr>
          <w:rFonts w:ascii="Arial" w:hAnsi="Arial" w:cs="Arial"/>
          <w:b w:val="0"/>
          <w:u w:val="none"/>
          <w:lang w:val="en-US"/>
        </w:rPr>
        <w:t>”</w:t>
      </w:r>
      <w:r w:rsidRPr="00855F8C">
        <w:rPr>
          <w:rFonts w:ascii="Arial" w:hAnsi="Arial" w:cs="Arial"/>
          <w:b w:val="0"/>
          <w:u w:val="none"/>
          <w:lang w:val="en-US"/>
        </w:rPr>
        <w:t>, wait for System status: LASER ON – NLO ready.</w:t>
      </w:r>
    </w:p>
    <w:p w:rsidR="0036720B" w:rsidRDefault="00CB2D86" w:rsidP="00AE7D52">
      <w:pPr>
        <w:pStyle w:val="Titre3"/>
        <w:numPr>
          <w:ilvl w:val="0"/>
          <w:numId w:val="29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>
        <w:rPr>
          <w:rFonts w:ascii="Arial" w:hAnsi="Arial" w:cs="Arial"/>
          <w:b w:val="0"/>
          <w:u w:val="none"/>
          <w:lang w:val="en-US"/>
        </w:rPr>
        <w:t>Then, select</w:t>
      </w:r>
      <w:r w:rsidR="00855F8C" w:rsidRPr="00855F8C">
        <w:rPr>
          <w:rFonts w:ascii="Arial" w:hAnsi="Arial" w:cs="Arial"/>
          <w:b w:val="0"/>
          <w:u w:val="none"/>
          <w:lang w:val="en-US"/>
        </w:rPr>
        <w:t xml:space="preserve"> </w:t>
      </w:r>
      <w:r>
        <w:rPr>
          <w:rFonts w:ascii="Arial" w:hAnsi="Arial" w:cs="Arial"/>
          <w:b w:val="0"/>
          <w:u w:val="none"/>
          <w:lang w:val="en-US"/>
        </w:rPr>
        <w:t xml:space="preserve">the </w:t>
      </w:r>
      <w:r w:rsidR="00855F8C" w:rsidRPr="00855F8C">
        <w:rPr>
          <w:rFonts w:ascii="Arial" w:hAnsi="Arial" w:cs="Arial"/>
          <w:b w:val="0"/>
          <w:u w:val="none"/>
          <w:lang w:val="en-US"/>
        </w:rPr>
        <w:t>harmonic generator</w:t>
      </w:r>
      <w:r w:rsidR="0036720B">
        <w:rPr>
          <w:rFonts w:ascii="Arial" w:hAnsi="Arial" w:cs="Arial"/>
          <w:b w:val="0"/>
          <w:u w:val="none"/>
          <w:lang w:val="en-US"/>
        </w:rPr>
        <w:t xml:space="preserve"> that has just been installed :</w:t>
      </w:r>
    </w:p>
    <w:p w:rsidR="0036720B" w:rsidRPr="0036720B" w:rsidRDefault="0036720B" w:rsidP="00AE7D52">
      <w:pPr>
        <w:pStyle w:val="Titre3"/>
        <w:numPr>
          <w:ilvl w:val="1"/>
          <w:numId w:val="29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>
        <w:rPr>
          <w:rFonts w:ascii="Arial" w:hAnsi="Arial" w:cs="Arial"/>
          <w:b w:val="0"/>
          <w:u w:val="none"/>
          <w:lang w:val="en-US"/>
        </w:rPr>
        <w:t xml:space="preserve">If 2w has been installed </w:t>
      </w:r>
      <w:r w:rsidR="00CB2D86">
        <w:rPr>
          <w:rFonts w:ascii="Arial" w:hAnsi="Arial" w:cs="Arial"/>
          <w:b w:val="0"/>
          <w:u w:val="none"/>
          <w:lang w:val="en-US"/>
        </w:rPr>
        <w:t>press on the “2w” button</w:t>
      </w:r>
      <w:r>
        <w:rPr>
          <w:rFonts w:ascii="Arial" w:hAnsi="Arial" w:cs="Arial"/>
          <w:b w:val="0"/>
          <w:u w:val="none"/>
          <w:lang w:val="en-US"/>
        </w:rPr>
        <w:t xml:space="preserve"> (see figure 3)</w:t>
      </w:r>
      <w:r w:rsidR="00CB2D86">
        <w:rPr>
          <w:rFonts w:ascii="Arial" w:hAnsi="Arial" w:cs="Arial"/>
          <w:b w:val="0"/>
          <w:u w:val="none"/>
          <w:lang w:val="en-US"/>
        </w:rPr>
        <w:t xml:space="preserve">. </w:t>
      </w:r>
    </w:p>
    <w:p w:rsidR="0036720B" w:rsidRDefault="0036720B" w:rsidP="00AE7D52">
      <w:pPr>
        <w:pStyle w:val="Titre3"/>
        <w:numPr>
          <w:ilvl w:val="1"/>
          <w:numId w:val="29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>
        <w:rPr>
          <w:rFonts w:ascii="Arial" w:hAnsi="Arial" w:cs="Arial"/>
          <w:b w:val="0"/>
          <w:u w:val="none"/>
          <w:lang w:val="en-US"/>
        </w:rPr>
        <w:t>If 3w or 4w, press on the “3w” button</w:t>
      </w:r>
      <w:r w:rsidR="00963F4C">
        <w:rPr>
          <w:rFonts w:ascii="Arial" w:hAnsi="Arial" w:cs="Arial"/>
          <w:b w:val="0"/>
          <w:u w:val="none"/>
          <w:lang w:val="en-US"/>
        </w:rPr>
        <w:t xml:space="preserve"> or” 4w</w:t>
      </w:r>
      <w:r>
        <w:rPr>
          <w:rFonts w:ascii="Arial" w:hAnsi="Arial" w:cs="Arial"/>
          <w:b w:val="0"/>
          <w:u w:val="none"/>
          <w:lang w:val="en-US"/>
        </w:rPr>
        <w:t xml:space="preserve"> </w:t>
      </w:r>
      <w:r w:rsidR="00963F4C">
        <w:rPr>
          <w:rFonts w:ascii="Arial" w:hAnsi="Arial" w:cs="Arial"/>
          <w:b w:val="0"/>
          <w:u w:val="none"/>
          <w:lang w:val="en-US"/>
        </w:rPr>
        <w:t>“</w:t>
      </w:r>
      <w:r>
        <w:rPr>
          <w:rFonts w:ascii="Arial" w:hAnsi="Arial" w:cs="Arial"/>
          <w:b w:val="0"/>
          <w:u w:val="none"/>
          <w:lang w:val="en-US"/>
        </w:rPr>
        <w:t>(see figure 4)</w:t>
      </w:r>
    </w:p>
    <w:p w:rsidR="00855F8C" w:rsidRDefault="00CB2D86" w:rsidP="00AE7D52">
      <w:pPr>
        <w:pStyle w:val="Titre3"/>
        <w:numPr>
          <w:ilvl w:val="0"/>
          <w:numId w:val="29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>
        <w:rPr>
          <w:rFonts w:ascii="Arial" w:hAnsi="Arial" w:cs="Arial"/>
          <w:b w:val="0"/>
          <w:u w:val="none"/>
          <w:lang w:val="en-US"/>
        </w:rPr>
        <w:t>Then</w:t>
      </w:r>
      <w:r w:rsidR="00855F8C" w:rsidRPr="00855F8C">
        <w:rPr>
          <w:rFonts w:ascii="Arial" w:hAnsi="Arial" w:cs="Arial"/>
          <w:b w:val="0"/>
          <w:u w:val="none"/>
          <w:lang w:val="en-US"/>
        </w:rPr>
        <w:t xml:space="preserve">, press </w:t>
      </w:r>
      <w:r>
        <w:rPr>
          <w:rFonts w:ascii="Arial" w:hAnsi="Arial" w:cs="Arial"/>
          <w:b w:val="0"/>
          <w:u w:val="none"/>
          <w:lang w:val="en-US"/>
        </w:rPr>
        <w:t>on Start button to launch the APM</w:t>
      </w:r>
      <w:r w:rsidR="004F5167">
        <w:rPr>
          <w:rFonts w:ascii="Arial" w:hAnsi="Arial" w:cs="Arial"/>
          <w:b w:val="0"/>
          <w:u w:val="none"/>
          <w:lang w:val="en-US"/>
        </w:rPr>
        <w:t>.</w:t>
      </w:r>
    </w:p>
    <w:p w:rsidR="0036720B" w:rsidRPr="00E24BC4" w:rsidRDefault="00E24BC4" w:rsidP="00AE7D52">
      <w:pPr>
        <w:pStyle w:val="Titre3"/>
        <w:numPr>
          <w:ilvl w:val="0"/>
          <w:numId w:val="29"/>
        </w:numPr>
        <w:spacing w:before="0"/>
        <w:jc w:val="both"/>
        <w:rPr>
          <w:rFonts w:ascii="Arial" w:hAnsi="Arial" w:cs="Arial"/>
          <w:b w:val="0"/>
          <w:u w:val="none"/>
          <w:lang w:val="en-US"/>
        </w:rPr>
      </w:pPr>
      <w:r w:rsidRPr="00E24BC4">
        <w:rPr>
          <w:rFonts w:ascii="Arial" w:hAnsi="Arial" w:cs="Arial"/>
          <w:b w:val="0"/>
          <w:u w:val="none"/>
          <w:lang w:val="en-US"/>
        </w:rPr>
        <w:t xml:space="preserve">Once APM is complete, a message appears where you can accept or cancel the new operation set point. If you select </w:t>
      </w:r>
      <w:r>
        <w:rPr>
          <w:rFonts w:ascii="Arial" w:hAnsi="Arial" w:cs="Arial"/>
          <w:b w:val="0"/>
          <w:u w:val="none"/>
          <w:lang w:val="en-US"/>
        </w:rPr>
        <w:t>YES</w:t>
      </w:r>
      <w:r w:rsidRPr="00E24BC4">
        <w:rPr>
          <w:rFonts w:ascii="Arial" w:hAnsi="Arial" w:cs="Arial"/>
          <w:b w:val="0"/>
          <w:u w:val="none"/>
          <w:lang w:val="en-US"/>
        </w:rPr>
        <w:t xml:space="preserve">, APM is complete. If you select </w:t>
      </w:r>
      <w:r>
        <w:rPr>
          <w:rFonts w:ascii="Arial" w:hAnsi="Arial" w:cs="Arial"/>
          <w:b w:val="0"/>
          <w:u w:val="none"/>
          <w:lang w:val="en-US"/>
        </w:rPr>
        <w:t>No</w:t>
      </w:r>
      <w:r w:rsidRPr="00E24BC4">
        <w:rPr>
          <w:rFonts w:ascii="Arial" w:hAnsi="Arial" w:cs="Arial"/>
          <w:b w:val="0"/>
          <w:u w:val="none"/>
          <w:lang w:val="en-US"/>
        </w:rPr>
        <w:t xml:space="preserve">, the system returns to the previous setting and may take few minutes to restabilize. </w:t>
      </w:r>
    </w:p>
    <w:p w:rsidR="00B742BE" w:rsidRPr="00963F4C" w:rsidRDefault="00E24BC4" w:rsidP="00C42E99">
      <w:pPr>
        <w:rPr>
          <w:noProof/>
          <w:lang w:val="en-US" w:eastAsia="fr-FR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768071</wp:posOffset>
                </wp:positionH>
                <wp:positionV relativeFrom="paragraph">
                  <wp:posOffset>175590</wp:posOffset>
                </wp:positionV>
                <wp:extent cx="4059555" cy="2282190"/>
                <wp:effectExtent l="0" t="0" r="0" b="3810"/>
                <wp:wrapSquare wrapText="bothSides"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9555" cy="2282190"/>
                          <a:chOff x="0" y="0"/>
                          <a:chExt cx="4059555" cy="2282190"/>
                        </a:xfrm>
                      </wpg:grpSpPr>
                      <wpg:grpSp>
                        <wpg:cNvPr id="17" name="Groupe 17"/>
                        <wpg:cNvGrpSpPr/>
                        <wpg:grpSpPr>
                          <a:xfrm>
                            <a:off x="0" y="0"/>
                            <a:ext cx="4059555" cy="2282190"/>
                            <a:chOff x="0" y="0"/>
                            <a:chExt cx="4264762" cy="2479853"/>
                          </a:xfrm>
                        </wpg:grpSpPr>
                        <pic:pic xmlns:pic="http://schemas.openxmlformats.org/drawingml/2006/picture">
                          <pic:nvPicPr>
                            <pic:cNvPr id="5" name="Imag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64762" cy="24798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Image 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8302" b="-208"/>
                            <a:stretch/>
                          </pic:blipFill>
                          <pic:spPr bwMode="auto">
                            <a:xfrm>
                              <a:off x="2516369" y="629061"/>
                              <a:ext cx="256032" cy="204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Image 2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051" y="1858061"/>
                            <a:ext cx="1711757" cy="307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23" o:spid="_x0000_s1026" style="position:absolute;margin-left:60.5pt;margin-top:13.85pt;width:319.65pt;height:179.7pt;z-index:251708416" coordsize="40595,22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">
                <v:group id="Groupe 17" o:spid="_x0000_s1027" style="position:absolute;width:40595;height:22821" coordsize="42647,24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5" o:spid="_x0000_s1028" type="#_x0000_t75" style="position:absolute;width:42647;height:24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HoyvDAAAA2gAAAA8AAABkcnMvZG93bnJldi54bWxEj09LAzEUxO+C3yE8oTebtVRZ16bFCtUe&#10;vPQPnh/JM1ndvKxJbLffvhGEHoeZ+Q0zWwy+EweKqQ2s4G5cgSDWwbRsFex3q9saRMrIBrvApOBE&#10;CRbz66sZNiYceUOHbbaiQDg1qMDl3DdSJu3IYxqHnrh4nyF6zEVGK03EY4H7Tk6q6kF6bLksOOzp&#10;xZH+3v56BfXqyy1PUr/px738sfX7h53GV6VGN8PzE4hMQ76E/9tro+Ae/q6UGyDn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EejK8MAAADaAAAADwAAAAAAAAAAAAAAAACf&#10;AgAAZHJzL2Rvd25yZXYueG1sUEsFBgAAAAAEAAQA9wAAAI8DAAAAAA==&#10;">
                    <v:imagedata r:id="rId25" o:title=""/>
                    <v:path arrowok="t"/>
                  </v:shape>
                  <v:shape id="Image 14" o:spid="_x0000_s1029" type="#_x0000_t75" style="position:absolute;left:25163;top:6290;width:2561;height:2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zYNnBAAAA2wAAAA8AAABkcnMvZG93bnJldi54bWxET02LwjAQvQv7H8IseJFt6iJFqqlIwV2P&#10;ar3sbWjGtthMSpPV6q83guBtHu9zlqvBtOJCvWssK5hGMQji0uqGKwXHYvM1B+E8ssbWMim4kYNV&#10;9jFaYqrtlfd0OfhKhBB2KSqove9SKV1Zk0EX2Y44cCfbG/QB9pXUPV5DuGnldxwn0mDDoaHGjvKa&#10;yvPh3yj4mXKe/zZJoe+bYru7HyfFXzJRavw5rBcgPA3+LX65tzrMn8Hzl3CAzB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mzYNnBAAAA2wAAAA8AAAAAAAAAAAAAAAAAnwIA&#10;AGRycy9kb3ducmV2LnhtbFBLBQYAAAAABAAEAPcAAACNAwAAAAA=&#10;">
                    <v:imagedata r:id="rId26" o:title="" cropbottom="-136f" cropright="18548f"/>
                    <v:path arrowok="t"/>
                  </v:shape>
                </v:group>
                <v:shape id="Image 20" o:spid="_x0000_s1030" type="#_x0000_t75" style="position:absolute;left:13240;top:18580;width:17118;height:3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ti+e/AAAA2wAAAA8AAABkcnMvZG93bnJldi54bWxET02LwjAQvQv7H8IseNN0FWXpGkVEUbwZ&#10;u9Dj0My2xWZSmqxWf705CB4f73ux6m0jrtT52rGCr3ECgrhwpuZSQXbejb5B+IBssHFMCu7kYbX8&#10;GCwwNe7GJ7rqUIoYwj5FBVUIbSqlLyqy6MeuJY7cn+sshgi7UpoObzHcNnKSJHNpsebYUGFLm4qK&#10;i/63CijL8/1+uj3qB+b1bBs2u1+tlRp+9usfEIH68Ba/3AejYBLXxy/xB8jl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gLYvnvwAAANsAAAAPAAAAAAAAAAAAAAAAAJ8CAABk&#10;cnMvZG93bnJldi54bWxQSwUGAAAAAAQABAD3AAAAiwMAAAAA&#10;">
                  <v:imagedata r:id="rId27" o:title=""/>
                  <v:path arrowok="t"/>
                </v:shape>
                <w10:wrap type="square"/>
              </v:group>
            </w:pict>
          </mc:Fallback>
        </mc:AlternateContent>
      </w:r>
    </w:p>
    <w:p w:rsidR="00C42E99" w:rsidRDefault="00C42E99" w:rsidP="00C42E99">
      <w:pPr>
        <w:rPr>
          <w:lang w:val="en-US" w:eastAsia="fr-FR"/>
        </w:rPr>
      </w:pPr>
    </w:p>
    <w:p w:rsidR="0036720B" w:rsidRDefault="0036720B" w:rsidP="0036720B">
      <w:pPr>
        <w:pStyle w:val="Titre3"/>
        <w:numPr>
          <w:ilvl w:val="0"/>
          <w:numId w:val="0"/>
        </w:numPr>
        <w:jc w:val="center"/>
        <w:rPr>
          <w:lang w:val="en-US"/>
        </w:rPr>
      </w:pPr>
    </w:p>
    <w:p w:rsidR="0036720B" w:rsidRDefault="0036720B" w:rsidP="0036720B">
      <w:pPr>
        <w:pStyle w:val="Titre3"/>
        <w:numPr>
          <w:ilvl w:val="0"/>
          <w:numId w:val="0"/>
        </w:numPr>
        <w:jc w:val="center"/>
        <w:rPr>
          <w:lang w:val="en-US"/>
        </w:rPr>
      </w:pPr>
    </w:p>
    <w:p w:rsidR="0036720B" w:rsidRDefault="0036720B" w:rsidP="0036720B">
      <w:pPr>
        <w:pStyle w:val="Titre3"/>
        <w:numPr>
          <w:ilvl w:val="0"/>
          <w:numId w:val="0"/>
        </w:numPr>
        <w:jc w:val="center"/>
        <w:rPr>
          <w:lang w:val="en-US"/>
        </w:rPr>
      </w:pPr>
    </w:p>
    <w:p w:rsidR="0036720B" w:rsidRDefault="0036720B" w:rsidP="00963F4C">
      <w:pPr>
        <w:pStyle w:val="Titre3"/>
        <w:numPr>
          <w:ilvl w:val="0"/>
          <w:numId w:val="0"/>
        </w:numPr>
        <w:rPr>
          <w:lang w:val="en-US"/>
        </w:rPr>
      </w:pPr>
    </w:p>
    <w:p w:rsidR="00963F4C" w:rsidRPr="00963F4C" w:rsidRDefault="00963F4C" w:rsidP="00963F4C">
      <w:pPr>
        <w:spacing w:line="240" w:lineRule="auto"/>
        <w:rPr>
          <w:lang w:val="en-US" w:eastAsia="fr-FR"/>
        </w:rPr>
      </w:pPr>
    </w:p>
    <w:p w:rsidR="00E24BC4" w:rsidRDefault="00E24BC4" w:rsidP="00963F4C">
      <w:pPr>
        <w:pStyle w:val="Titre3"/>
        <w:numPr>
          <w:ilvl w:val="0"/>
          <w:numId w:val="0"/>
        </w:numPr>
        <w:spacing w:before="0" w:after="0"/>
        <w:jc w:val="center"/>
        <w:rPr>
          <w:lang w:val="en-US"/>
        </w:rPr>
      </w:pPr>
    </w:p>
    <w:p w:rsidR="00E24BC4" w:rsidRDefault="00E24BC4" w:rsidP="00963F4C">
      <w:pPr>
        <w:pStyle w:val="Titre3"/>
        <w:numPr>
          <w:ilvl w:val="0"/>
          <w:numId w:val="0"/>
        </w:numPr>
        <w:spacing w:before="0" w:after="0"/>
        <w:jc w:val="center"/>
        <w:rPr>
          <w:lang w:val="en-US"/>
        </w:rPr>
      </w:pPr>
    </w:p>
    <w:p w:rsidR="0036720B" w:rsidRPr="00E24BC4" w:rsidRDefault="0036720B" w:rsidP="00963F4C">
      <w:pPr>
        <w:pStyle w:val="Titre3"/>
        <w:numPr>
          <w:ilvl w:val="0"/>
          <w:numId w:val="0"/>
        </w:numPr>
        <w:spacing w:before="0" w:after="0"/>
        <w:jc w:val="center"/>
        <w:rPr>
          <w:sz w:val="22"/>
          <w:lang w:val="en-US"/>
        </w:rPr>
      </w:pPr>
      <w:r w:rsidRPr="00E24BC4">
        <w:rPr>
          <w:sz w:val="22"/>
          <w:lang w:val="en-US"/>
        </w:rPr>
        <w:t xml:space="preserve">Figure </w:t>
      </w:r>
      <w:r w:rsidRPr="00E24BC4">
        <w:rPr>
          <w:sz w:val="22"/>
          <w:lang w:val="en-US"/>
        </w:rPr>
        <w:t>3</w:t>
      </w:r>
      <w:r w:rsidRPr="00E24BC4">
        <w:rPr>
          <w:sz w:val="22"/>
          <w:lang w:val="en-US"/>
        </w:rPr>
        <w:t xml:space="preserve">: </w:t>
      </w:r>
      <w:r w:rsidRPr="00E24BC4">
        <w:rPr>
          <w:sz w:val="22"/>
          <w:lang w:val="en-US"/>
        </w:rPr>
        <w:t>Launching the APM for the 2w</w:t>
      </w:r>
    </w:p>
    <w:p w:rsidR="00C42E99" w:rsidRDefault="00E24BC4" w:rsidP="00C42E99">
      <w:pPr>
        <w:rPr>
          <w:lang w:val="en-US" w:eastAsia="fr-FR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825500</wp:posOffset>
                </wp:positionH>
                <wp:positionV relativeFrom="paragraph">
                  <wp:posOffset>109855</wp:posOffset>
                </wp:positionV>
                <wp:extent cx="4001135" cy="2384425"/>
                <wp:effectExtent l="0" t="0" r="0" b="0"/>
                <wp:wrapSquare wrapText="bothSides"/>
                <wp:docPr id="22" name="Group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1135" cy="2384425"/>
                          <a:chOff x="0" y="0"/>
                          <a:chExt cx="4001414" cy="238475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1414" cy="238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9421" y="1960474"/>
                            <a:ext cx="1711757" cy="307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22" o:spid="_x0000_s1026" style="position:absolute;margin-left:65pt;margin-top:8.65pt;width:315.05pt;height:187.75pt;z-index:251710464" coordsize="40014,23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">
                <v:shape id="Image 18" o:spid="_x0000_s1027" type="#_x0000_t75" style="position:absolute;width:40014;height:23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+5aTDAAAA2wAAAA8AAABkcnMvZG93bnJldi54bWxEj81qw0AMhO+FvMOiQG7NOj2E4mQTQqGt&#10;T6VOQ86KV7VNvVrHu/57++pQ6E1iRjOf9sfJNWqgLtSeDWzWCSjiwtuaSwOXr9fHZ1AhIltsPJOB&#10;mQIcD4uHPabWj5zTcI6lkhAOKRqoYmxTrUNRkcOw9i2xaN++cxhl7UptOxwl3DX6KUm22mHN0lBh&#10;Sy8VFT/n3hl4H+L1o23mPGT9dejvn6fp9lYas1pOpx2oSFP8N/9dZ1bwBVZ+kQH04R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j7lpMMAAADbAAAADwAAAAAAAAAAAAAAAACf&#10;AgAAZHJzL2Rvd25yZXYueG1sUEsFBgAAAAAEAAQA9wAAAI8DAAAAAA==&#10;">
                  <v:imagedata r:id="rId29" o:title=""/>
                  <v:path arrowok="t"/>
                </v:shape>
                <v:shape id="Image 21" o:spid="_x0000_s1028" type="#_x0000_t75" style="position:absolute;left:13094;top:19604;width:17117;height:3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hLnzCAAAA2wAAAA8AAABkcnMvZG93bnJldi54bWxEj0GLwjAUhO8L/ofwBG9rquIi1SiLKC7e&#10;jAo9PppnW7Z5KU3Uur/eCMIeh5n5hlmsOluLG7W+cqxgNExAEOfOVFwoOB23nzMQPiAbrB2Tggd5&#10;WC17HwtMjbvzgW46FCJC2KeooAyhSaX0eUkW/dA1xNG7uNZiiLItpGnxHuG2luMk+ZIWK44LJTa0&#10;Lin/1VergE5ZtttNNnv9h1k13YT19qy1UoN+9z0HEagL/+F3+8coGI/g9SX+ALl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YS58wgAAANsAAAAPAAAAAAAAAAAAAAAAAJ8C&#10;AABkcnMvZG93bnJldi54bWxQSwUGAAAAAAQABAD3AAAAjgMAAAAA&#10;">
                  <v:imagedata r:id="rId27" o:title=""/>
                  <v:path arrowok="t"/>
                </v:shape>
                <w10:wrap type="square"/>
              </v:group>
            </w:pict>
          </mc:Fallback>
        </mc:AlternateContent>
      </w:r>
    </w:p>
    <w:p w:rsidR="00C42E99" w:rsidRDefault="00C42E99" w:rsidP="00C42E99">
      <w:pPr>
        <w:rPr>
          <w:lang w:val="en-US" w:eastAsia="fr-FR"/>
        </w:rPr>
      </w:pPr>
    </w:p>
    <w:p w:rsidR="00C42E99" w:rsidRDefault="00C42E99" w:rsidP="00C42E99">
      <w:pPr>
        <w:rPr>
          <w:lang w:val="en-US" w:eastAsia="fr-FR"/>
        </w:rPr>
      </w:pPr>
    </w:p>
    <w:p w:rsidR="00C42E99" w:rsidRDefault="00C42E99" w:rsidP="00C42E99">
      <w:pPr>
        <w:rPr>
          <w:lang w:val="en-US" w:eastAsia="fr-FR"/>
        </w:rPr>
      </w:pPr>
    </w:p>
    <w:p w:rsidR="00C42E99" w:rsidRDefault="00C42E99" w:rsidP="00C42E99">
      <w:pPr>
        <w:rPr>
          <w:lang w:val="en-US" w:eastAsia="fr-FR"/>
        </w:rPr>
      </w:pPr>
    </w:p>
    <w:p w:rsidR="00C42E99" w:rsidRDefault="00C42E99" w:rsidP="00C42E99">
      <w:pPr>
        <w:rPr>
          <w:lang w:val="en-US" w:eastAsia="fr-FR"/>
        </w:rPr>
      </w:pPr>
    </w:p>
    <w:p w:rsidR="00963F4C" w:rsidRDefault="00963F4C" w:rsidP="00963F4C">
      <w:pPr>
        <w:pStyle w:val="Titre3"/>
        <w:numPr>
          <w:ilvl w:val="0"/>
          <w:numId w:val="0"/>
        </w:numPr>
        <w:rPr>
          <w:lang w:val="en-US"/>
        </w:rPr>
      </w:pPr>
    </w:p>
    <w:p w:rsidR="00963F4C" w:rsidRDefault="00963F4C" w:rsidP="00963F4C">
      <w:pPr>
        <w:pStyle w:val="Titre3"/>
        <w:numPr>
          <w:ilvl w:val="0"/>
          <w:numId w:val="0"/>
        </w:numPr>
        <w:jc w:val="center"/>
        <w:rPr>
          <w:lang w:val="en-US"/>
        </w:rPr>
      </w:pPr>
    </w:p>
    <w:p w:rsidR="00963F4C" w:rsidRPr="00E24BC4" w:rsidRDefault="00963F4C" w:rsidP="00963F4C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  <w:r w:rsidRPr="00E24BC4">
        <w:rPr>
          <w:sz w:val="22"/>
          <w:lang w:val="en-US"/>
        </w:rPr>
        <w:t>Fig</w:t>
      </w:r>
      <w:r w:rsidRPr="00E24BC4">
        <w:rPr>
          <w:sz w:val="22"/>
          <w:lang w:val="en-US"/>
        </w:rPr>
        <w:t xml:space="preserve">ure </w:t>
      </w:r>
      <w:r w:rsidRPr="00E24BC4">
        <w:rPr>
          <w:sz w:val="22"/>
          <w:lang w:val="en-US"/>
        </w:rPr>
        <w:t>4</w:t>
      </w:r>
      <w:r w:rsidRPr="00E24BC4">
        <w:rPr>
          <w:sz w:val="22"/>
          <w:lang w:val="en-US"/>
        </w:rPr>
        <w:t>: Launching the APM for the 2w</w:t>
      </w:r>
    </w:p>
    <w:p w:rsidR="00C42E99" w:rsidRDefault="00C42E99" w:rsidP="00C42E99">
      <w:pPr>
        <w:rPr>
          <w:lang w:val="en-US" w:eastAsia="fr-FR"/>
        </w:rPr>
      </w:pPr>
    </w:p>
    <w:p w:rsidR="00963F4C" w:rsidRDefault="00963F4C" w:rsidP="00C42E99">
      <w:pPr>
        <w:rPr>
          <w:lang w:val="en-US" w:eastAsia="fr-FR"/>
        </w:rPr>
      </w:pPr>
    </w:p>
    <w:p w:rsidR="00963F4C" w:rsidRPr="00C42E99" w:rsidRDefault="00963F4C" w:rsidP="00C42E99">
      <w:pPr>
        <w:rPr>
          <w:lang w:val="en-US" w:eastAsia="fr-FR"/>
        </w:rPr>
      </w:pPr>
    </w:p>
    <w:p w:rsidR="00E538D7" w:rsidRPr="00963F4C" w:rsidRDefault="0036720B" w:rsidP="00E538D7">
      <w:pPr>
        <w:pStyle w:val="Titre3"/>
        <w:numPr>
          <w:ilvl w:val="0"/>
          <w:numId w:val="7"/>
        </w:numPr>
        <w:rPr>
          <w:rFonts w:ascii="Arial" w:hAnsi="Arial" w:cs="Arial"/>
          <w:color w:val="00B0F0"/>
          <w:lang w:val="en-US"/>
        </w:rPr>
      </w:pPr>
      <w:r w:rsidRPr="00963F4C">
        <w:rPr>
          <w:rFonts w:ascii="Arial" w:hAnsi="Arial" w:cs="Arial"/>
          <w:color w:val="00B0F0"/>
          <w:lang w:val="en-US"/>
        </w:rPr>
        <w:t>Angle tune</w:t>
      </w:r>
      <w:r w:rsidR="00E538D7" w:rsidRPr="00963F4C">
        <w:rPr>
          <w:rFonts w:ascii="Arial" w:hAnsi="Arial" w:cs="Arial"/>
          <w:color w:val="00B0F0"/>
          <w:lang w:val="en-US"/>
        </w:rPr>
        <w:t xml:space="preserve"> the </w:t>
      </w:r>
      <w:r w:rsidR="00FC4A96" w:rsidRPr="00963F4C">
        <w:rPr>
          <w:rFonts w:ascii="Arial" w:hAnsi="Arial" w:cs="Arial"/>
          <w:color w:val="00B0F0"/>
          <w:lang w:val="en-US"/>
        </w:rPr>
        <w:t>SHG</w:t>
      </w:r>
    </w:p>
    <w:p w:rsidR="0090327B" w:rsidRPr="0090327B" w:rsidRDefault="0090327B" w:rsidP="0090327B">
      <w:pPr>
        <w:rPr>
          <w:lang w:val="en-US" w:eastAsia="fr-FR"/>
        </w:rPr>
      </w:pPr>
    </w:p>
    <w:p w:rsidR="00E538D7" w:rsidRDefault="00E538D7" w:rsidP="00AE7D52">
      <w:pPr>
        <w:pStyle w:val="Titre3"/>
        <w:numPr>
          <w:ilvl w:val="0"/>
          <w:numId w:val="6"/>
        </w:numPr>
        <w:spacing w:before="0"/>
        <w:rPr>
          <w:lang w:val="en-US"/>
        </w:rPr>
      </w:pPr>
      <w:ins w:id="18" w:author="SEMENOU Mathieu" w:date="2014-02-25T17:30:00Z">
        <w:r w:rsidRPr="00B96B5F">
          <w:rPr>
            <w:b w:val="0"/>
            <w:u w:val="none"/>
            <w:lang w:val="en-US"/>
          </w:rPr>
          <w:t>Unscrew the “lock”</w:t>
        </w:r>
      </w:ins>
      <w:del w:id="19" w:author="SEMENOU Mathieu" w:date="2014-02-25T17:30:00Z">
        <w:r w:rsidRPr="00B96B5F" w:rsidDel="00664044">
          <w:rPr>
            <w:b w:val="0"/>
            <w:u w:val="none"/>
            <w:lang w:val="en-US"/>
          </w:rPr>
          <w:delText xml:space="preserve">Unlock the </w:delText>
        </w:r>
      </w:del>
      <w:r w:rsidRPr="00B96B5F">
        <w:rPr>
          <w:b w:val="0"/>
          <w:u w:val="none"/>
          <w:lang w:val="en-US"/>
        </w:rPr>
        <w:t>screw</w:t>
      </w:r>
      <w:ins w:id="20" w:author="SEMENOU Mathieu" w:date="2014-02-25T17:30:00Z">
        <w:r w:rsidRPr="00B96B5F">
          <w:rPr>
            <w:b w:val="0"/>
            <w:u w:val="none"/>
            <w:lang w:val="en-US"/>
          </w:rPr>
          <w:t xml:space="preserve"> (side)</w:t>
        </w:r>
      </w:ins>
      <w:ins w:id="21" w:author="SEMENOU Mathieu" w:date="2014-02-25T17:25:00Z">
        <w:r w:rsidRPr="00B96B5F">
          <w:rPr>
            <w:b w:val="0"/>
            <w:u w:val="none"/>
            <w:lang w:val="en-US"/>
          </w:rPr>
          <w:t xml:space="preserve"> to allow crystal rotation</w:t>
        </w:r>
      </w:ins>
      <w:r w:rsidR="00E24BC4">
        <w:rPr>
          <w:b w:val="0"/>
          <w:u w:val="none"/>
          <w:lang w:val="en-US"/>
        </w:rPr>
        <w:t xml:space="preserve"> </w:t>
      </w:r>
      <w:r w:rsidR="00E24BC4">
        <w:rPr>
          <w:b w:val="0"/>
          <w:u w:val="none"/>
          <w:lang w:val="en-US"/>
        </w:rPr>
        <w:t>(see Figure 5)</w:t>
      </w:r>
      <w:r w:rsidR="00E24BC4">
        <w:rPr>
          <w:b w:val="0"/>
          <w:u w:val="none"/>
          <w:lang w:val="en-US"/>
        </w:rPr>
        <w:t>.</w:t>
      </w:r>
      <w:del w:id="22" w:author="SEMENOU Mathieu" w:date="2014-02-25T17:25:00Z">
        <w:r w:rsidDel="00664044">
          <w:rPr>
            <w:lang w:val="en-US"/>
          </w:rPr>
          <w:delText xml:space="preserve"> </w:delText>
        </w:r>
      </w:del>
    </w:p>
    <w:p w:rsidR="00E24BC4" w:rsidRDefault="00E538D7" w:rsidP="00E24BC4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  <w:r>
        <w:rPr>
          <w:noProof/>
        </w:rPr>
        <w:drawing>
          <wp:inline distT="0" distB="0" distL="0" distR="0" wp14:anchorId="75158380" wp14:editId="5562C1BB">
            <wp:extent cx="3781958" cy="264023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528" cy="264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quedecommentaire"/>
        </w:rPr>
        <w:commentReference w:id="23"/>
      </w:r>
      <w:r w:rsidR="00E24BC4" w:rsidRPr="00E24BC4">
        <w:rPr>
          <w:sz w:val="22"/>
          <w:lang w:val="en-US"/>
        </w:rPr>
        <w:t xml:space="preserve"> </w:t>
      </w:r>
    </w:p>
    <w:p w:rsidR="00E24BC4" w:rsidRPr="00E24BC4" w:rsidRDefault="00E24BC4" w:rsidP="00E24BC4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  <w:r w:rsidRPr="00E24BC4">
        <w:rPr>
          <w:sz w:val="22"/>
          <w:lang w:val="en-US"/>
        </w:rPr>
        <w:t xml:space="preserve">Figure </w:t>
      </w:r>
      <w:r>
        <w:rPr>
          <w:sz w:val="22"/>
          <w:lang w:val="en-US"/>
        </w:rPr>
        <w:t>5</w:t>
      </w:r>
      <w:r w:rsidRPr="00E24BC4">
        <w:rPr>
          <w:sz w:val="22"/>
          <w:lang w:val="en-US"/>
        </w:rPr>
        <w:t xml:space="preserve">: </w:t>
      </w:r>
      <w:r>
        <w:rPr>
          <w:sz w:val="22"/>
          <w:lang w:val="en-US"/>
        </w:rPr>
        <w:t>Lock screw for SHG crystal</w:t>
      </w:r>
    </w:p>
    <w:p w:rsidR="00E538D7" w:rsidRPr="00E24BC4" w:rsidRDefault="00E538D7" w:rsidP="00E538D7">
      <w:pPr>
        <w:rPr>
          <w:lang w:val="en-US"/>
        </w:rPr>
      </w:pPr>
    </w:p>
    <w:p w:rsidR="00E538D7" w:rsidRDefault="00E538D7" w:rsidP="00AE7D52">
      <w:pPr>
        <w:pStyle w:val="Titre3"/>
        <w:numPr>
          <w:ilvl w:val="0"/>
          <w:numId w:val="6"/>
        </w:numPr>
        <w:spacing w:before="0"/>
        <w:jc w:val="both"/>
        <w:rPr>
          <w:b w:val="0"/>
          <w:u w:val="none"/>
          <w:lang w:val="en-US"/>
        </w:rPr>
      </w:pPr>
      <w:del w:id="24" w:author="SEMENOU Mathieu" w:date="2014-02-25T17:24:00Z">
        <w:r w:rsidRPr="00B96B5F" w:rsidDel="00664044">
          <w:rPr>
            <w:b w:val="0"/>
            <w:u w:val="none"/>
            <w:lang w:val="en-US"/>
          </w:rPr>
          <w:delText>Screw or unscrew</w:delText>
        </w:r>
      </w:del>
      <w:ins w:id="25" w:author="SEMENOU Mathieu" w:date="2014-02-25T17:24:00Z">
        <w:r w:rsidRPr="00B96B5F">
          <w:rPr>
            <w:b w:val="0"/>
            <w:u w:val="none"/>
            <w:lang w:val="en-US"/>
          </w:rPr>
          <w:t>Rotate the</w:t>
        </w:r>
      </w:ins>
      <w:ins w:id="26" w:author="SEMENOU Mathieu" w:date="2014-02-25T17:25:00Z">
        <w:r w:rsidRPr="00B96B5F">
          <w:rPr>
            <w:b w:val="0"/>
            <w:u w:val="none"/>
            <w:lang w:val="en-US"/>
          </w:rPr>
          <w:t xml:space="preserve"> </w:t>
        </w:r>
      </w:ins>
      <w:ins w:id="27" w:author="SEMENOU Mathieu" w:date="2014-02-25T17:30:00Z">
        <w:r w:rsidRPr="00B96B5F">
          <w:rPr>
            <w:b w:val="0"/>
            <w:u w:val="none"/>
            <w:lang w:val="en-US"/>
          </w:rPr>
          <w:t>“a</w:t>
        </w:r>
      </w:ins>
      <w:r w:rsidR="00AE7D52">
        <w:rPr>
          <w:b w:val="0"/>
          <w:u w:val="none"/>
          <w:lang w:val="en-US"/>
        </w:rPr>
        <w:t>djusting</w:t>
      </w:r>
      <w:ins w:id="28" w:author="SEMENOU Mathieu" w:date="2014-02-25T17:30:00Z">
        <w:r w:rsidRPr="00B96B5F">
          <w:rPr>
            <w:b w:val="0"/>
            <w:u w:val="none"/>
            <w:lang w:val="en-US"/>
          </w:rPr>
          <w:t xml:space="preserve">” </w:t>
        </w:r>
      </w:ins>
      <w:ins w:id="29" w:author="SEMENOU Mathieu" w:date="2014-02-25T17:24:00Z">
        <w:r w:rsidRPr="00B96B5F">
          <w:rPr>
            <w:b w:val="0"/>
            <w:u w:val="none"/>
            <w:lang w:val="en-US"/>
          </w:rPr>
          <w:t xml:space="preserve">screw </w:t>
        </w:r>
      </w:ins>
      <w:ins w:id="30" w:author="SEMENOU Mathieu" w:date="2014-02-25T17:30:00Z">
        <w:r w:rsidRPr="00B96B5F">
          <w:rPr>
            <w:b w:val="0"/>
            <w:u w:val="none"/>
            <w:lang w:val="en-US"/>
          </w:rPr>
          <w:t xml:space="preserve">(top) </w:t>
        </w:r>
      </w:ins>
      <w:ins w:id="31" w:author="SEMENOU Mathieu" w:date="2014-02-25T17:24:00Z">
        <w:r w:rsidRPr="00B96B5F">
          <w:rPr>
            <w:b w:val="0"/>
            <w:u w:val="none"/>
            <w:lang w:val="en-US"/>
          </w:rPr>
          <w:t xml:space="preserve">clockwise or </w:t>
        </w:r>
      </w:ins>
      <w:del w:id="32" w:author="SEMENOU Mathieu" w:date="2014-02-25T17:24:00Z">
        <w:r w:rsidRPr="00B96B5F" w:rsidDel="00664044">
          <w:rPr>
            <w:b w:val="0"/>
            <w:u w:val="none"/>
            <w:lang w:val="en-US"/>
          </w:rPr>
          <w:delText xml:space="preserve"> to</w:delText>
        </w:r>
      </w:del>
      <w:ins w:id="33" w:author="SEMENOU Mathieu" w:date="2014-02-25T17:24:00Z">
        <w:r w:rsidRPr="00B96B5F">
          <w:rPr>
            <w:b w:val="0"/>
            <w:u w:val="none"/>
            <w:lang w:val="en-US"/>
          </w:rPr>
          <w:t>anticlockwise to</w:t>
        </w:r>
      </w:ins>
      <w:r w:rsidRPr="00B96B5F">
        <w:rPr>
          <w:b w:val="0"/>
          <w:u w:val="none"/>
          <w:lang w:val="en-US"/>
        </w:rPr>
        <w:t xml:space="preserve"> optimize</w:t>
      </w:r>
      <w:del w:id="34" w:author="SEMENOU Mathieu" w:date="2014-02-25T17:24:00Z">
        <w:r w:rsidRPr="00B96B5F" w:rsidDel="00664044">
          <w:rPr>
            <w:b w:val="0"/>
            <w:u w:val="none"/>
            <w:lang w:val="en-US"/>
          </w:rPr>
          <w:delText>d</w:delText>
        </w:r>
      </w:del>
      <w:r w:rsidRPr="00B96B5F">
        <w:rPr>
          <w:b w:val="0"/>
          <w:u w:val="none"/>
          <w:lang w:val="en-US"/>
        </w:rPr>
        <w:t xml:space="preserve"> the energy</w:t>
      </w:r>
      <w:r w:rsidR="00053E60">
        <w:rPr>
          <w:b w:val="0"/>
          <w:u w:val="none"/>
          <w:lang w:val="en-US"/>
        </w:rPr>
        <w:t>. The system goes back to its position each turn</w:t>
      </w:r>
      <w:r w:rsidR="00E24BC4">
        <w:rPr>
          <w:b w:val="0"/>
          <w:u w:val="none"/>
          <w:lang w:val="en-US"/>
        </w:rPr>
        <w:t xml:space="preserve"> </w:t>
      </w:r>
      <w:r w:rsidR="00316879">
        <w:rPr>
          <w:b w:val="0"/>
          <w:u w:val="none"/>
          <w:lang w:val="en-US"/>
        </w:rPr>
        <w:t>( no position stop)</w:t>
      </w:r>
      <w:r w:rsidR="00E24BC4">
        <w:rPr>
          <w:b w:val="0"/>
          <w:u w:val="none"/>
          <w:lang w:val="en-US"/>
        </w:rPr>
        <w:t>. See Figure 6.</w:t>
      </w:r>
    </w:p>
    <w:p w:rsidR="0090327B" w:rsidRPr="0090327B" w:rsidRDefault="00E24BC4" w:rsidP="0090327B">
      <w:pPr>
        <w:rPr>
          <w:lang w:val="en-US"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11488" behindDoc="0" locked="0" layoutInCell="1" allowOverlap="1" wp14:anchorId="21E905A8" wp14:editId="038AC2AC">
            <wp:simplePos x="0" y="0"/>
            <wp:positionH relativeFrom="column">
              <wp:posOffset>979805</wp:posOffset>
            </wp:positionH>
            <wp:positionV relativeFrom="paragraph">
              <wp:posOffset>115570</wp:posOffset>
            </wp:positionV>
            <wp:extent cx="3781425" cy="2716530"/>
            <wp:effectExtent l="0" t="0" r="9525" b="762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8D7" w:rsidRDefault="00E538D7" w:rsidP="00E538D7">
      <w:pPr>
        <w:rPr>
          <w:lang w:val="en-US"/>
        </w:rPr>
      </w:pPr>
    </w:p>
    <w:p w:rsidR="00FC4A96" w:rsidRDefault="00FC4A96" w:rsidP="00E538D7">
      <w:pPr>
        <w:rPr>
          <w:lang w:val="en-US"/>
        </w:rPr>
      </w:pPr>
    </w:p>
    <w:p w:rsidR="00FC4A96" w:rsidRDefault="00FC4A96" w:rsidP="00E538D7">
      <w:pPr>
        <w:rPr>
          <w:lang w:val="en-US"/>
        </w:rPr>
      </w:pPr>
    </w:p>
    <w:p w:rsidR="00963F4C" w:rsidRDefault="00963F4C" w:rsidP="00E538D7">
      <w:pPr>
        <w:rPr>
          <w:lang w:val="en-US"/>
        </w:rPr>
      </w:pPr>
    </w:p>
    <w:p w:rsidR="00E24BC4" w:rsidRDefault="00E24BC4" w:rsidP="00E24BC4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E24BC4" w:rsidRDefault="00E24BC4" w:rsidP="00E24BC4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E24BC4" w:rsidRDefault="00E24BC4" w:rsidP="00E24BC4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E24BC4" w:rsidRDefault="00E24BC4" w:rsidP="00E24BC4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E24BC4" w:rsidRDefault="00E24BC4" w:rsidP="00E24BC4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E24BC4" w:rsidRPr="00E24BC4" w:rsidRDefault="00E24BC4" w:rsidP="00E24BC4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  <w:r w:rsidRPr="00E24BC4">
        <w:rPr>
          <w:sz w:val="22"/>
          <w:lang w:val="en-US"/>
        </w:rPr>
        <w:t xml:space="preserve">Figure </w:t>
      </w:r>
      <w:r>
        <w:rPr>
          <w:sz w:val="22"/>
          <w:lang w:val="en-US"/>
        </w:rPr>
        <w:t>6</w:t>
      </w:r>
      <w:r w:rsidRPr="00E24BC4">
        <w:rPr>
          <w:sz w:val="22"/>
          <w:lang w:val="en-US"/>
        </w:rPr>
        <w:t xml:space="preserve">: </w:t>
      </w:r>
      <w:r>
        <w:rPr>
          <w:sz w:val="22"/>
          <w:lang w:val="en-US"/>
        </w:rPr>
        <w:t>A</w:t>
      </w:r>
      <w:r w:rsidR="00AE7D52">
        <w:rPr>
          <w:sz w:val="22"/>
          <w:lang w:val="en-US"/>
        </w:rPr>
        <w:t>juqting</w:t>
      </w:r>
      <w:r>
        <w:rPr>
          <w:sz w:val="22"/>
          <w:lang w:val="en-US"/>
        </w:rPr>
        <w:t xml:space="preserve"> screw for SHG crystal</w:t>
      </w:r>
    </w:p>
    <w:p w:rsidR="00E538D7" w:rsidRDefault="00E538D7" w:rsidP="00E538D7">
      <w:pPr>
        <w:rPr>
          <w:lang w:val="en-US"/>
        </w:rPr>
      </w:pPr>
    </w:p>
    <w:p w:rsidR="00E24BC4" w:rsidRDefault="00E24BC4" w:rsidP="00E538D7">
      <w:pPr>
        <w:rPr>
          <w:lang w:val="en-US"/>
        </w:rPr>
      </w:pPr>
    </w:p>
    <w:p w:rsidR="00E24BC4" w:rsidRDefault="00E24BC4" w:rsidP="00E538D7">
      <w:pPr>
        <w:rPr>
          <w:lang w:val="en-US"/>
        </w:rPr>
      </w:pPr>
    </w:p>
    <w:p w:rsidR="00E538D7" w:rsidRDefault="00E538D7" w:rsidP="00FC4A96">
      <w:pPr>
        <w:pStyle w:val="Titre3"/>
        <w:numPr>
          <w:ilvl w:val="0"/>
          <w:numId w:val="6"/>
        </w:numPr>
        <w:spacing w:before="0"/>
        <w:rPr>
          <w:b w:val="0"/>
          <w:u w:val="none"/>
          <w:lang w:val="en-US"/>
        </w:rPr>
      </w:pPr>
      <w:del w:id="35" w:author="SEMENOU Mathieu" w:date="2014-02-25T17:31:00Z">
        <w:r w:rsidRPr="00FC4A96" w:rsidDel="00545390">
          <w:rPr>
            <w:b w:val="0"/>
            <w:u w:val="none"/>
            <w:lang w:val="en-US"/>
          </w:rPr>
          <w:delText xml:space="preserve">Lock the rotation </w:delText>
        </w:r>
      </w:del>
      <w:ins w:id="36" w:author="SEMENOU Mathieu" w:date="2014-02-25T17:31:00Z">
        <w:r w:rsidRPr="00FC4A96">
          <w:rPr>
            <w:b w:val="0"/>
            <w:u w:val="none"/>
            <w:lang w:val="en-US"/>
          </w:rPr>
          <w:t>Screw the “lock” screw (side)</w:t>
        </w:r>
      </w:ins>
      <w:ins w:id="37" w:author="SEMENOU Mathieu" w:date="2014-02-25T17:26:00Z">
        <w:r w:rsidRPr="00FC4A96">
          <w:rPr>
            <w:b w:val="0"/>
            <w:u w:val="none"/>
            <w:lang w:val="en-US"/>
          </w:rPr>
          <w:t xml:space="preserve"> </w:t>
        </w:r>
      </w:ins>
      <w:r w:rsidR="00E24BC4">
        <w:rPr>
          <w:b w:val="0"/>
          <w:u w:val="none"/>
          <w:lang w:val="en-US"/>
        </w:rPr>
        <w:t>and replace the cover (see Figure 5)</w:t>
      </w:r>
    </w:p>
    <w:p w:rsidR="00963F4C" w:rsidRPr="001C7B07" w:rsidRDefault="00963F4C" w:rsidP="00E538D7">
      <w:pPr>
        <w:rPr>
          <w:lang w:val="en-US"/>
        </w:rPr>
      </w:pPr>
    </w:p>
    <w:p w:rsidR="00FC4A96" w:rsidRPr="00963F4C" w:rsidRDefault="0036720B" w:rsidP="00963F4C">
      <w:pPr>
        <w:pStyle w:val="Titre3"/>
        <w:numPr>
          <w:ilvl w:val="0"/>
          <w:numId w:val="7"/>
        </w:numPr>
        <w:rPr>
          <w:rFonts w:ascii="Arial" w:hAnsi="Arial" w:cs="Arial"/>
          <w:color w:val="00B0F0"/>
          <w:lang w:val="en-US"/>
        </w:rPr>
      </w:pPr>
      <w:bookmarkStart w:id="38" w:name="_Toc311216027"/>
      <w:bookmarkEnd w:id="38"/>
      <w:r w:rsidRPr="00963F4C">
        <w:rPr>
          <w:rFonts w:ascii="Arial" w:hAnsi="Arial" w:cs="Arial"/>
          <w:color w:val="00B0F0"/>
          <w:lang w:val="en-US"/>
        </w:rPr>
        <w:t>Angle tune</w:t>
      </w:r>
      <w:r w:rsidR="00FC4A96" w:rsidRPr="00963F4C">
        <w:rPr>
          <w:rFonts w:ascii="Arial" w:hAnsi="Arial" w:cs="Arial"/>
          <w:color w:val="00B0F0"/>
          <w:lang w:val="en-US"/>
        </w:rPr>
        <w:t xml:space="preserve"> the THG or </w:t>
      </w:r>
      <w:r w:rsidRPr="00963F4C">
        <w:rPr>
          <w:rFonts w:ascii="Arial" w:hAnsi="Arial" w:cs="Arial"/>
          <w:color w:val="00B0F0"/>
          <w:lang w:val="en-US"/>
        </w:rPr>
        <w:t xml:space="preserve">the </w:t>
      </w:r>
      <w:r w:rsidR="00FC4A96" w:rsidRPr="00963F4C">
        <w:rPr>
          <w:rFonts w:ascii="Arial" w:hAnsi="Arial" w:cs="Arial"/>
          <w:color w:val="00B0F0"/>
          <w:lang w:val="en-US"/>
        </w:rPr>
        <w:t>FHG</w:t>
      </w:r>
    </w:p>
    <w:p w:rsidR="00FC4A96" w:rsidRPr="00FC4A96" w:rsidRDefault="00FC4A96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FC4A96">
        <w:rPr>
          <w:rFonts w:ascii="Arial" w:hAnsi="Arial" w:cs="Arial"/>
          <w:b w:val="0"/>
          <w:u w:val="none"/>
          <w:lang w:val="en-US"/>
        </w:rPr>
        <w:t>It is assume</w:t>
      </w:r>
      <w:ins w:id="39" w:author="SEMENOU Mathieu" w:date="2014-02-25T17:26:00Z">
        <w:r w:rsidRPr="00FC4A96">
          <w:rPr>
            <w:rFonts w:ascii="Arial" w:hAnsi="Arial" w:cs="Arial"/>
            <w:b w:val="0"/>
            <w:u w:val="none"/>
            <w:lang w:val="en-US"/>
          </w:rPr>
          <w:t>d</w:t>
        </w:r>
      </w:ins>
      <w:r w:rsidRPr="00FC4A96">
        <w:rPr>
          <w:rFonts w:ascii="Arial" w:hAnsi="Arial" w:cs="Arial"/>
          <w:b w:val="0"/>
          <w:u w:val="none"/>
          <w:lang w:val="en-US"/>
        </w:rPr>
        <w:t xml:space="preserve"> that the</w:t>
      </w:r>
      <w:r>
        <w:rPr>
          <w:rFonts w:ascii="Arial" w:hAnsi="Arial" w:cs="Arial"/>
          <w:b w:val="0"/>
          <w:u w:val="none"/>
          <w:lang w:val="en-US"/>
        </w:rPr>
        <w:t xml:space="preserve"> second</w:t>
      </w:r>
      <w:r w:rsidRPr="00FC4A96">
        <w:rPr>
          <w:rFonts w:ascii="Arial" w:hAnsi="Arial" w:cs="Arial"/>
          <w:b w:val="0"/>
          <w:u w:val="none"/>
          <w:lang w:val="en-US"/>
        </w:rPr>
        <w:t xml:space="preserve"> harmonic generator has been phase matched</w:t>
      </w:r>
      <w:r>
        <w:rPr>
          <w:rFonts w:ascii="Arial" w:hAnsi="Arial" w:cs="Arial"/>
          <w:b w:val="0"/>
          <w:u w:val="none"/>
          <w:lang w:val="en-US"/>
        </w:rPr>
        <w:t xml:space="preserve"> </w:t>
      </w:r>
      <w:r w:rsidR="00316879">
        <w:rPr>
          <w:rFonts w:ascii="Arial" w:hAnsi="Arial" w:cs="Arial"/>
          <w:b w:val="0"/>
          <w:u w:val="none"/>
          <w:lang w:val="en-US"/>
        </w:rPr>
        <w:t xml:space="preserve">and </w:t>
      </w:r>
      <w:r>
        <w:rPr>
          <w:rFonts w:ascii="Arial" w:hAnsi="Arial" w:cs="Arial"/>
          <w:b w:val="0"/>
          <w:u w:val="none"/>
          <w:lang w:val="en-US"/>
        </w:rPr>
        <w:t>delivers full specifications.</w:t>
      </w:r>
    </w:p>
    <w:p w:rsidR="00FC4A96" w:rsidRPr="00855F8C" w:rsidRDefault="00FC4A96" w:rsidP="00AE7D52">
      <w:pPr>
        <w:pStyle w:val="Titre"/>
        <w:ind w:firstLine="708"/>
        <w:rPr>
          <w:sz w:val="24"/>
          <w:szCs w:val="26"/>
          <w:lang w:val="en-US"/>
        </w:rPr>
      </w:pPr>
    </w:p>
    <w:p w:rsidR="00FC4A96" w:rsidRDefault="00855F8C" w:rsidP="00AE7D52">
      <w:pPr>
        <w:pStyle w:val="Titre"/>
        <w:rPr>
          <w:sz w:val="24"/>
          <w:szCs w:val="26"/>
          <w:lang w:val="en-US"/>
        </w:rPr>
      </w:pPr>
      <w:r>
        <w:rPr>
          <w:sz w:val="24"/>
          <w:szCs w:val="26"/>
          <w:lang w:val="en-US"/>
        </w:rPr>
        <w:t xml:space="preserve">1. </w:t>
      </w:r>
      <w:ins w:id="40" w:author="SEMENOU Mathieu" w:date="2014-02-25T17:27:00Z">
        <w:r w:rsidR="00FC4A96" w:rsidRPr="00FC4A96">
          <w:rPr>
            <w:sz w:val="24"/>
            <w:szCs w:val="26"/>
            <w:lang w:val="en-US"/>
          </w:rPr>
          <w:t>Un</w:t>
        </w:r>
      </w:ins>
      <w:ins w:id="41" w:author="SEMENOU Mathieu" w:date="2014-02-25T17:31:00Z">
        <w:r w:rsidR="00FC4A96" w:rsidRPr="00FC4A96">
          <w:rPr>
            <w:sz w:val="24"/>
            <w:szCs w:val="26"/>
            <w:lang w:val="en-US"/>
          </w:rPr>
          <w:t>screw</w:t>
        </w:r>
      </w:ins>
      <w:ins w:id="42" w:author="SEMENOU Mathieu" w:date="2014-02-25T17:27:00Z">
        <w:r w:rsidR="00FC4A96" w:rsidRPr="00FC4A96">
          <w:rPr>
            <w:sz w:val="24"/>
            <w:szCs w:val="26"/>
            <w:lang w:val="en-US"/>
          </w:rPr>
          <w:t xml:space="preserve"> the </w:t>
        </w:r>
      </w:ins>
      <w:ins w:id="43" w:author="SEMENOU Mathieu" w:date="2014-02-25T17:31:00Z">
        <w:r w:rsidR="00FC4A96" w:rsidRPr="00FC4A96">
          <w:rPr>
            <w:sz w:val="24"/>
            <w:szCs w:val="26"/>
            <w:lang w:val="en-US"/>
          </w:rPr>
          <w:t>“lock</w:t>
        </w:r>
      </w:ins>
      <w:ins w:id="44" w:author="SEMENOU Mathieu" w:date="2014-02-25T17:32:00Z">
        <w:r w:rsidR="00FC4A96" w:rsidRPr="00FC4A96">
          <w:rPr>
            <w:sz w:val="24"/>
            <w:szCs w:val="26"/>
            <w:lang w:val="en-US"/>
          </w:rPr>
          <w:t>”</w:t>
        </w:r>
      </w:ins>
      <w:ins w:id="45" w:author="SEMENOU Mathieu" w:date="2014-02-25T17:27:00Z">
        <w:r w:rsidR="00FC4A96" w:rsidRPr="00FC4A96">
          <w:rPr>
            <w:sz w:val="24"/>
            <w:szCs w:val="26"/>
            <w:lang w:val="en-US"/>
          </w:rPr>
          <w:t xml:space="preserve">screw </w:t>
        </w:r>
      </w:ins>
      <w:ins w:id="46" w:author="SEMENOU Mathieu" w:date="2014-02-25T17:32:00Z">
        <w:r w:rsidR="00FC4A96" w:rsidRPr="00FC4A96">
          <w:rPr>
            <w:sz w:val="24"/>
            <w:szCs w:val="26"/>
            <w:lang w:val="en-US"/>
          </w:rPr>
          <w:t xml:space="preserve">(top) </w:t>
        </w:r>
      </w:ins>
      <w:ins w:id="47" w:author="SEMENOU Mathieu" w:date="2014-02-25T17:27:00Z">
        <w:r w:rsidR="00FC4A96" w:rsidRPr="00FC4A96">
          <w:rPr>
            <w:sz w:val="24"/>
            <w:szCs w:val="26"/>
            <w:lang w:val="en-US"/>
          </w:rPr>
          <w:t>to allow crystal rotation</w:t>
        </w:r>
        <w:r w:rsidR="00FC4A96" w:rsidRPr="00FC4A96" w:rsidDel="00664044">
          <w:rPr>
            <w:sz w:val="24"/>
            <w:szCs w:val="26"/>
            <w:lang w:val="en-US"/>
          </w:rPr>
          <w:t xml:space="preserve"> </w:t>
        </w:r>
      </w:ins>
      <w:del w:id="48" w:author="SEMENOU Mathieu" w:date="2014-02-25T17:27:00Z">
        <w:r w:rsidR="00FC4A96" w:rsidRPr="00FC4A96" w:rsidDel="00664044">
          <w:rPr>
            <w:sz w:val="24"/>
            <w:szCs w:val="26"/>
            <w:lang w:val="en-US"/>
          </w:rPr>
          <w:delText xml:space="preserve">Unlock the screw </w:delText>
        </w:r>
      </w:del>
      <w:ins w:id="49" w:author="SEMENOU Mathieu" w:date="2014-02-25T17:27:00Z">
        <w:r w:rsidR="00FC4A96" w:rsidRPr="00FC4A96">
          <w:rPr>
            <w:sz w:val="24"/>
            <w:szCs w:val="26"/>
            <w:lang w:val="en-US"/>
          </w:rPr>
          <w:t>(</w:t>
        </w:r>
      </w:ins>
      <w:ins w:id="50" w:author="SEMENOU Mathieu" w:date="2014-02-25T17:32:00Z">
        <w:r w:rsidR="00FC4A96" w:rsidRPr="00FC4A96">
          <w:rPr>
            <w:sz w:val="24"/>
            <w:szCs w:val="26"/>
            <w:lang w:val="en-US"/>
          </w:rPr>
          <w:t xml:space="preserve">warning: </w:t>
        </w:r>
      </w:ins>
      <w:ins w:id="51" w:author="SEMENOU Mathieu" w:date="2014-02-25T17:27:00Z">
        <w:r w:rsidR="00FC4A96" w:rsidRPr="00FC4A96">
          <w:rPr>
            <w:sz w:val="24"/>
            <w:szCs w:val="26"/>
            <w:lang w:val="en-US"/>
          </w:rPr>
          <w:t>the location of the rotation</w:t>
        </w:r>
        <w:r w:rsidR="00FC4A96" w:rsidRPr="00855F8C">
          <w:rPr>
            <w:sz w:val="24"/>
            <w:szCs w:val="26"/>
            <w:lang w:val="en-US"/>
          </w:rPr>
          <w:t xml:space="preserve"> screw is different from 2w harmonic generator)</w:t>
        </w:r>
      </w:ins>
      <w:r w:rsidR="00A97C60">
        <w:rPr>
          <w:sz w:val="24"/>
          <w:szCs w:val="26"/>
          <w:lang w:val="en-US"/>
        </w:rPr>
        <w:t>, see Figure 6.</w:t>
      </w:r>
    </w:p>
    <w:p w:rsidR="00855F8C" w:rsidRPr="00855F8C" w:rsidDel="00664044" w:rsidRDefault="00855F8C" w:rsidP="00855F8C">
      <w:pPr>
        <w:pStyle w:val="Titre"/>
        <w:numPr>
          <w:ilvl w:val="0"/>
          <w:numId w:val="24"/>
        </w:numPr>
        <w:ind w:left="0" w:firstLine="0"/>
        <w:rPr>
          <w:del w:id="52" w:author="SEMENOU Mathieu" w:date="2014-02-25T17:27:00Z"/>
          <w:sz w:val="24"/>
          <w:szCs w:val="26"/>
          <w:lang w:val="en-US"/>
        </w:rPr>
      </w:pPr>
    </w:p>
    <w:p w:rsidR="00FC4A96" w:rsidRPr="00664044" w:rsidRDefault="00FC4A96" w:rsidP="00855F8C">
      <w:pPr>
        <w:pStyle w:val="Titre"/>
        <w:rPr>
          <w:lang w:val="en-US"/>
          <w:rPrChange w:id="53" w:author="SEMENOU Mathieu" w:date="2014-02-25T17:27:00Z">
            <w:rPr/>
          </w:rPrChange>
        </w:rPr>
      </w:pPr>
    </w:p>
    <w:p w:rsidR="00FC4A96" w:rsidRPr="00A97C60" w:rsidRDefault="00FC4A96" w:rsidP="00FC4A96">
      <w:pPr>
        <w:rPr>
          <w:lang w:val="en-US"/>
        </w:rPr>
      </w:pPr>
    </w:p>
    <w:p w:rsidR="005C5116" w:rsidRDefault="00A97C60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021F6C02" wp14:editId="0A7F322A">
            <wp:simplePos x="0" y="0"/>
            <wp:positionH relativeFrom="column">
              <wp:posOffset>884555</wp:posOffset>
            </wp:positionH>
            <wp:positionV relativeFrom="paragraph">
              <wp:posOffset>43180</wp:posOffset>
            </wp:positionV>
            <wp:extent cx="3430905" cy="2589530"/>
            <wp:effectExtent l="0" t="0" r="0" b="127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116" w:rsidRDefault="005C5116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5C5116" w:rsidRDefault="005C5116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5C5116" w:rsidRDefault="005C5116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5C5116" w:rsidRDefault="005C5116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5C5116" w:rsidRDefault="005C5116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5C5116" w:rsidRDefault="005C5116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5C5116" w:rsidRDefault="005C5116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A97C60" w:rsidRDefault="00A97C60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</w:p>
    <w:p w:rsidR="005C5116" w:rsidRPr="00E24BC4" w:rsidRDefault="005C5116" w:rsidP="005C5116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  <w:r w:rsidRPr="00E24BC4">
        <w:rPr>
          <w:sz w:val="22"/>
          <w:lang w:val="en-US"/>
        </w:rPr>
        <w:t xml:space="preserve">Figure </w:t>
      </w:r>
      <w:r>
        <w:rPr>
          <w:sz w:val="22"/>
          <w:lang w:val="en-US"/>
        </w:rPr>
        <w:t>6</w:t>
      </w:r>
      <w:r w:rsidRPr="00E24BC4">
        <w:rPr>
          <w:sz w:val="22"/>
          <w:lang w:val="en-US"/>
        </w:rPr>
        <w:t xml:space="preserve">: </w:t>
      </w:r>
      <w:r>
        <w:rPr>
          <w:sz w:val="22"/>
          <w:lang w:val="en-US"/>
        </w:rPr>
        <w:t>Lock</w:t>
      </w:r>
      <w:r>
        <w:rPr>
          <w:sz w:val="22"/>
          <w:lang w:val="en-US"/>
        </w:rPr>
        <w:t xml:space="preserve"> screw for </w:t>
      </w:r>
      <w:r>
        <w:rPr>
          <w:sz w:val="22"/>
          <w:lang w:val="en-US"/>
        </w:rPr>
        <w:t>T</w:t>
      </w:r>
      <w:r>
        <w:rPr>
          <w:sz w:val="22"/>
          <w:lang w:val="en-US"/>
        </w:rPr>
        <w:t>HG</w:t>
      </w:r>
      <w:r>
        <w:rPr>
          <w:sz w:val="22"/>
          <w:lang w:val="en-US"/>
        </w:rPr>
        <w:t xml:space="preserve"> or FHG</w:t>
      </w:r>
      <w:r>
        <w:rPr>
          <w:sz w:val="22"/>
          <w:lang w:val="en-US"/>
        </w:rPr>
        <w:t xml:space="preserve"> crystal</w:t>
      </w:r>
    </w:p>
    <w:p w:rsidR="00FC4A96" w:rsidRDefault="00FC4A96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Default="00A97C60" w:rsidP="00FC4A96">
      <w:pPr>
        <w:rPr>
          <w:lang w:val="en-US"/>
        </w:rPr>
      </w:pPr>
    </w:p>
    <w:p w:rsidR="00A97C60" w:rsidRPr="005C5116" w:rsidRDefault="00A97C60" w:rsidP="00FC4A96">
      <w:pPr>
        <w:rPr>
          <w:lang w:val="en-US"/>
        </w:rPr>
      </w:pPr>
    </w:p>
    <w:p w:rsidR="00FC4A96" w:rsidRDefault="00855F8C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855F8C">
        <w:rPr>
          <w:rFonts w:ascii="Arial" w:hAnsi="Arial" w:cs="Arial"/>
          <w:b w:val="0"/>
          <w:u w:val="none"/>
          <w:lang w:val="en-US"/>
        </w:rPr>
        <w:t>2.</w:t>
      </w:r>
      <w:r>
        <w:rPr>
          <w:rFonts w:ascii="Arial" w:hAnsi="Arial" w:cs="Arial"/>
          <w:b w:val="0"/>
          <w:u w:val="none"/>
          <w:lang w:val="en-US"/>
        </w:rPr>
        <w:t xml:space="preserve"> </w:t>
      </w:r>
      <w:ins w:id="54" w:author="SEMENOU Mathieu" w:date="2014-02-25T17:27:00Z">
        <w:r w:rsidR="00FC4A96" w:rsidRPr="00855F8C">
          <w:rPr>
            <w:rFonts w:ascii="Arial" w:hAnsi="Arial" w:cs="Arial"/>
            <w:b w:val="0"/>
            <w:u w:val="none"/>
            <w:lang w:val="en-US"/>
          </w:rPr>
          <w:t>Rotate the</w:t>
        </w:r>
      </w:ins>
      <w:r w:rsidR="00A97C60">
        <w:rPr>
          <w:rFonts w:ascii="Arial" w:hAnsi="Arial" w:cs="Arial"/>
          <w:b w:val="0"/>
          <w:u w:val="none"/>
          <w:lang w:val="en-US"/>
        </w:rPr>
        <w:t xml:space="preserve"> “adjusting”</w:t>
      </w:r>
      <w:ins w:id="55" w:author="SEMENOU Mathieu" w:date="2014-02-25T17:27:00Z">
        <w:r w:rsidR="00FC4A96" w:rsidRPr="00855F8C">
          <w:rPr>
            <w:rFonts w:ascii="Arial" w:hAnsi="Arial" w:cs="Arial"/>
            <w:b w:val="0"/>
            <w:u w:val="none"/>
            <w:lang w:val="en-US"/>
          </w:rPr>
          <w:t xml:space="preserve"> screw </w:t>
        </w:r>
      </w:ins>
      <w:ins w:id="56" w:author="SEMENOU Mathieu" w:date="2014-02-25T17:32:00Z">
        <w:r w:rsidR="00FC4A96" w:rsidRPr="00855F8C">
          <w:rPr>
            <w:rFonts w:ascii="Arial" w:hAnsi="Arial" w:cs="Arial"/>
            <w:b w:val="0"/>
            <w:u w:val="none"/>
            <w:lang w:val="en-US"/>
          </w:rPr>
          <w:t xml:space="preserve">(top) </w:t>
        </w:r>
      </w:ins>
      <w:ins w:id="57" w:author="SEMENOU Mathieu" w:date="2014-02-25T17:27:00Z">
        <w:r w:rsidR="00FC4A96" w:rsidRPr="00855F8C">
          <w:rPr>
            <w:rFonts w:ascii="Arial" w:hAnsi="Arial" w:cs="Arial"/>
            <w:b w:val="0"/>
            <w:u w:val="none"/>
            <w:lang w:val="en-US"/>
          </w:rPr>
          <w:t>clockwise or anticlockwise to optimize the energy</w:t>
        </w:r>
      </w:ins>
      <w:r w:rsidR="00A97C60">
        <w:rPr>
          <w:rFonts w:ascii="Arial" w:hAnsi="Arial" w:cs="Arial"/>
          <w:b w:val="0"/>
          <w:u w:val="none"/>
          <w:lang w:val="en-US"/>
        </w:rPr>
        <w:t xml:space="preserve"> (see Figure 7).</w:t>
      </w:r>
    </w:p>
    <w:p w:rsidR="00855F8C" w:rsidRDefault="00855F8C" w:rsidP="00AE7D52">
      <w:pPr>
        <w:pStyle w:val="Titre3"/>
        <w:numPr>
          <w:ilvl w:val="0"/>
          <w:numId w:val="0"/>
        </w:numPr>
        <w:jc w:val="both"/>
        <w:rPr>
          <w:rFonts w:ascii="Arial" w:hAnsi="Arial" w:cs="Arial"/>
          <w:b w:val="0"/>
          <w:u w:val="none"/>
          <w:lang w:val="en-US"/>
        </w:rPr>
      </w:pPr>
      <w:r w:rsidRPr="00855F8C">
        <w:rPr>
          <w:rFonts w:ascii="Arial" w:hAnsi="Arial" w:cs="Arial"/>
          <w:b w:val="0"/>
          <w:u w:val="none"/>
          <w:lang w:val="en-US"/>
        </w:rPr>
        <w:t xml:space="preserve">Use a “white card” to visually find the optimum point. Then Adjust finely by checking </w:t>
      </w:r>
      <w:r>
        <w:rPr>
          <w:rFonts w:ascii="Arial" w:hAnsi="Arial" w:cs="Arial"/>
          <w:b w:val="0"/>
          <w:u w:val="none"/>
          <w:lang w:val="en-US"/>
        </w:rPr>
        <w:t xml:space="preserve">the </w:t>
      </w:r>
      <w:r w:rsidRPr="00855F8C">
        <w:rPr>
          <w:rFonts w:ascii="Arial" w:hAnsi="Arial" w:cs="Arial"/>
          <w:b w:val="0"/>
          <w:u w:val="none"/>
          <w:lang w:val="en-US"/>
        </w:rPr>
        <w:t>energy level on the powermeter.</w:t>
      </w:r>
    </w:p>
    <w:p w:rsidR="005C5116" w:rsidRDefault="005C5116" w:rsidP="005C5116">
      <w:pPr>
        <w:rPr>
          <w:lang w:val="en-US" w:eastAsia="fr-FR"/>
        </w:rPr>
      </w:pPr>
    </w:p>
    <w:p w:rsidR="005C5116" w:rsidRDefault="00A97C60" w:rsidP="005C5116">
      <w:pPr>
        <w:rPr>
          <w:lang w:val="en-US"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13536" behindDoc="0" locked="0" layoutInCell="1" allowOverlap="1" wp14:anchorId="24D8C921" wp14:editId="2BA8B69B">
            <wp:simplePos x="0" y="0"/>
            <wp:positionH relativeFrom="column">
              <wp:posOffset>1126490</wp:posOffset>
            </wp:positionH>
            <wp:positionV relativeFrom="paragraph">
              <wp:posOffset>37465</wp:posOffset>
            </wp:positionV>
            <wp:extent cx="3167380" cy="230632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116" w:rsidRDefault="005C5116" w:rsidP="005C5116">
      <w:pPr>
        <w:rPr>
          <w:lang w:val="en-US" w:eastAsia="fr-FR"/>
        </w:rPr>
      </w:pPr>
    </w:p>
    <w:p w:rsidR="005C5116" w:rsidRDefault="005C5116" w:rsidP="005C5116">
      <w:pPr>
        <w:rPr>
          <w:lang w:val="en-US" w:eastAsia="fr-FR"/>
        </w:rPr>
      </w:pPr>
    </w:p>
    <w:p w:rsidR="005C5116" w:rsidRDefault="005C5116" w:rsidP="005C5116">
      <w:pPr>
        <w:rPr>
          <w:lang w:val="en-US" w:eastAsia="fr-FR"/>
        </w:rPr>
      </w:pPr>
    </w:p>
    <w:p w:rsidR="005C5116" w:rsidRDefault="005C5116" w:rsidP="005C5116">
      <w:pPr>
        <w:rPr>
          <w:lang w:val="en-US" w:eastAsia="fr-FR"/>
        </w:rPr>
      </w:pPr>
    </w:p>
    <w:p w:rsidR="005C5116" w:rsidRPr="005C5116" w:rsidRDefault="005C5116" w:rsidP="005C5116">
      <w:pPr>
        <w:rPr>
          <w:lang w:val="en-US" w:eastAsia="fr-FR"/>
        </w:rPr>
      </w:pPr>
    </w:p>
    <w:p w:rsidR="00855F8C" w:rsidRPr="00855F8C" w:rsidRDefault="00855F8C" w:rsidP="00855F8C">
      <w:pPr>
        <w:rPr>
          <w:ins w:id="58" w:author="SEMENOU Mathieu" w:date="2014-02-25T17:27:00Z"/>
          <w:lang w:val="en-US" w:eastAsia="fr-FR"/>
        </w:rPr>
      </w:pPr>
    </w:p>
    <w:p w:rsidR="00FC4A96" w:rsidRPr="001C7B07" w:rsidDel="00664044" w:rsidRDefault="00FC4A96" w:rsidP="00FC4A96">
      <w:pPr>
        <w:pStyle w:val="Titre3"/>
        <w:rPr>
          <w:del w:id="59" w:author="SEMENOU Mathieu" w:date="2014-02-25T17:27:00Z"/>
          <w:lang w:val="en-US"/>
        </w:rPr>
      </w:pPr>
      <w:del w:id="60" w:author="SEMENOU Mathieu" w:date="2014-02-25T17:27:00Z">
        <w:r w:rsidRPr="001C7B07" w:rsidDel="00664044">
          <w:rPr>
            <w:lang w:val="en-US"/>
          </w:rPr>
          <w:delText>Screw or unswrew to optimized the energy</w:delText>
        </w:r>
      </w:del>
    </w:p>
    <w:p w:rsidR="00FC4A96" w:rsidRDefault="00FC4A96" w:rsidP="00FC4A96">
      <w:pPr>
        <w:rPr>
          <w:lang w:val="en-US"/>
        </w:rPr>
      </w:pPr>
    </w:p>
    <w:p w:rsidR="00A97C60" w:rsidRPr="00E24BC4" w:rsidRDefault="00A97C60" w:rsidP="00A97C60">
      <w:pPr>
        <w:pStyle w:val="Titre3"/>
        <w:numPr>
          <w:ilvl w:val="0"/>
          <w:numId w:val="0"/>
        </w:numPr>
        <w:jc w:val="center"/>
        <w:rPr>
          <w:sz w:val="22"/>
          <w:lang w:val="en-US"/>
        </w:rPr>
      </w:pPr>
      <w:r w:rsidRPr="00E24BC4">
        <w:rPr>
          <w:sz w:val="22"/>
          <w:lang w:val="en-US"/>
        </w:rPr>
        <w:t xml:space="preserve">Figure </w:t>
      </w:r>
      <w:r>
        <w:rPr>
          <w:sz w:val="22"/>
          <w:lang w:val="en-US"/>
        </w:rPr>
        <w:t>7</w:t>
      </w:r>
      <w:r w:rsidRPr="00E24BC4">
        <w:rPr>
          <w:sz w:val="22"/>
          <w:lang w:val="en-US"/>
        </w:rPr>
        <w:t xml:space="preserve">: </w:t>
      </w:r>
      <w:r>
        <w:rPr>
          <w:sz w:val="22"/>
          <w:lang w:val="en-US"/>
        </w:rPr>
        <w:t>Adjusting</w:t>
      </w:r>
      <w:r>
        <w:rPr>
          <w:sz w:val="22"/>
          <w:lang w:val="en-US"/>
        </w:rPr>
        <w:t xml:space="preserve"> screw for THG or FHG crystal</w:t>
      </w:r>
    </w:p>
    <w:p w:rsidR="00FC4A96" w:rsidRDefault="00FC4A96" w:rsidP="00FC4A96">
      <w:pPr>
        <w:rPr>
          <w:lang w:val="en-US"/>
        </w:rPr>
      </w:pPr>
    </w:p>
    <w:p w:rsidR="00FC4A96" w:rsidRDefault="00FC4A96" w:rsidP="00855F8C">
      <w:pPr>
        <w:pStyle w:val="Titre3"/>
        <w:numPr>
          <w:ilvl w:val="0"/>
          <w:numId w:val="26"/>
        </w:numPr>
        <w:rPr>
          <w:rFonts w:ascii="Arial" w:hAnsi="Arial" w:cs="Arial"/>
          <w:b w:val="0"/>
          <w:u w:val="none"/>
          <w:lang w:val="en-US"/>
        </w:rPr>
      </w:pPr>
      <w:ins w:id="61" w:author="SEMENOU Mathieu" w:date="2014-02-25T17:32:00Z">
        <w:r w:rsidRPr="00855F8C">
          <w:rPr>
            <w:rFonts w:ascii="Arial" w:hAnsi="Arial" w:cs="Arial"/>
            <w:b w:val="0"/>
            <w:u w:val="none"/>
            <w:lang w:val="en-US"/>
          </w:rPr>
          <w:t>Screw the “lock”</w:t>
        </w:r>
      </w:ins>
      <w:del w:id="62" w:author="SEMENOU Mathieu" w:date="2014-02-25T17:32:00Z">
        <w:r w:rsidRPr="00855F8C" w:rsidDel="00545390">
          <w:rPr>
            <w:rFonts w:ascii="Arial" w:hAnsi="Arial" w:cs="Arial"/>
            <w:b w:val="0"/>
            <w:u w:val="none"/>
            <w:lang w:val="en-US"/>
          </w:rPr>
          <w:delText>Lock the rota</w:delText>
        </w:r>
      </w:del>
      <w:del w:id="63" w:author="SEMENOU Mathieu" w:date="2014-02-25T17:33:00Z">
        <w:r w:rsidRPr="00855F8C" w:rsidDel="00545390">
          <w:rPr>
            <w:rFonts w:ascii="Arial" w:hAnsi="Arial" w:cs="Arial"/>
            <w:b w:val="0"/>
            <w:u w:val="none"/>
            <w:lang w:val="en-US"/>
          </w:rPr>
          <w:delText>tion</w:delText>
        </w:r>
      </w:del>
      <w:ins w:id="64" w:author="SEMENOU Mathieu" w:date="2014-02-25T17:28:00Z">
        <w:r w:rsidRPr="00855F8C">
          <w:rPr>
            <w:rFonts w:ascii="Arial" w:hAnsi="Arial" w:cs="Arial"/>
            <w:b w:val="0"/>
            <w:u w:val="none"/>
            <w:lang w:val="en-US"/>
          </w:rPr>
          <w:t>screw (top</w:t>
        </w:r>
      </w:ins>
      <w:r w:rsidR="00A97C60">
        <w:rPr>
          <w:rFonts w:ascii="Arial" w:hAnsi="Arial" w:cs="Arial"/>
          <w:b w:val="0"/>
          <w:u w:val="none"/>
          <w:lang w:val="en-US"/>
        </w:rPr>
        <w:t xml:space="preserve">, </w:t>
      </w:r>
      <w:r w:rsidR="00A97C60">
        <w:rPr>
          <w:rFonts w:ascii="Arial" w:hAnsi="Arial" w:cs="Arial"/>
          <w:b w:val="0"/>
          <w:u w:val="none"/>
          <w:lang w:val="en-US"/>
        </w:rPr>
        <w:t>see Figure 6)</w:t>
      </w:r>
      <w:r w:rsidRPr="00855F8C">
        <w:rPr>
          <w:rFonts w:ascii="Arial" w:hAnsi="Arial" w:cs="Arial"/>
          <w:b w:val="0"/>
          <w:u w:val="none"/>
          <w:lang w:val="en-US"/>
        </w:rPr>
        <w:t xml:space="preserve"> and replace the cover.</w:t>
      </w:r>
    </w:p>
    <w:p w:rsidR="00855F8C" w:rsidRPr="00855F8C" w:rsidRDefault="00855F8C" w:rsidP="00855F8C">
      <w:pPr>
        <w:rPr>
          <w:lang w:val="en-US" w:eastAsia="fr-FR"/>
        </w:rPr>
      </w:pPr>
    </w:p>
    <w:p w:rsidR="00FC4A96" w:rsidRPr="001C7B07" w:rsidRDefault="00FC4A96" w:rsidP="00FC4A96">
      <w:pPr>
        <w:rPr>
          <w:lang w:val="en-US"/>
        </w:rPr>
      </w:pPr>
    </w:p>
    <w:p w:rsidR="00FC4A96" w:rsidRPr="00FC4A96" w:rsidRDefault="00FC4A96" w:rsidP="00FC4A96">
      <w:pPr>
        <w:pStyle w:val="Paragraphedeliste"/>
        <w:ind w:left="1004"/>
        <w:rPr>
          <w:lang w:val="en-US"/>
        </w:rPr>
      </w:pPr>
    </w:p>
    <w:p w:rsidR="00FC4A96" w:rsidRPr="00FC4A96" w:rsidRDefault="00FC4A96" w:rsidP="00FC4A96">
      <w:pPr>
        <w:rPr>
          <w:lang w:val="en-US" w:eastAsia="fr-FR"/>
        </w:rPr>
      </w:pPr>
    </w:p>
    <w:sectPr w:rsidR="00FC4A96" w:rsidRPr="00FC4A96" w:rsidSect="00E538D7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3" w:author="SEMENOU Mathieu" w:date="2014-03-27T17:56:00Z" w:initials="SM">
    <w:p w:rsidR="00E538D7" w:rsidRDefault="00E538D7" w:rsidP="00E538D7">
      <w:pPr>
        <w:pStyle w:val="Commentaire"/>
      </w:pPr>
      <w:r>
        <w:rPr>
          <w:rStyle w:val="Marquedecommentaire"/>
        </w:rPr>
        <w:annotationRef/>
      </w:r>
      <w:r>
        <w:t>Masquer les deux petits points verts sur les vis de la face avant)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0B6D" w:rsidRDefault="00180B6D" w:rsidP="00FE5014">
      <w:pPr>
        <w:spacing w:after="0" w:line="240" w:lineRule="auto"/>
      </w:pPr>
      <w:r>
        <w:separator/>
      </w:r>
    </w:p>
  </w:endnote>
  <w:endnote w:type="continuationSeparator" w:id="0">
    <w:p w:rsidR="00180B6D" w:rsidRDefault="00180B6D" w:rsidP="00FE5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Light">
    <w:altName w:val="Helvetica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8D7" w:rsidRPr="006F40E2" w:rsidRDefault="00BF066B" w:rsidP="00E538D7">
    <w:pPr>
      <w:pStyle w:val="Titre"/>
      <w:jc w:val="left"/>
      <w:rPr>
        <w:rFonts w:asciiTheme="minorHAnsi" w:hAnsiTheme="minorHAnsi"/>
        <w:b/>
        <w:sz w:val="36"/>
        <w:szCs w:val="36"/>
        <w:lang w:val="en-US"/>
      </w:rPr>
    </w:pPr>
    <w:r>
      <w:rPr>
        <w:rFonts w:ascii="Calibri" w:hAnsi="Calibri"/>
        <w:i/>
        <w:sz w:val="16"/>
        <w:szCs w:val="16"/>
        <w:lang w:val="en-GB"/>
      </w:rPr>
      <w:t xml:space="preserve">QSMART – </w:t>
    </w:r>
    <w:r w:rsidR="008A0EF8">
      <w:rPr>
        <w:rFonts w:ascii="Calibri" w:hAnsi="Calibri"/>
        <w:i/>
        <w:sz w:val="16"/>
        <w:szCs w:val="16"/>
        <w:lang w:val="en-GB"/>
      </w:rPr>
      <w:t xml:space="preserve">Addition </w:t>
    </w:r>
    <w:r w:rsidR="00E538D7" w:rsidRPr="00E538D7">
      <w:rPr>
        <w:rFonts w:ascii="Calibri" w:hAnsi="Calibri"/>
        <w:i/>
        <w:sz w:val="16"/>
        <w:szCs w:val="16"/>
        <w:lang w:val="en-GB"/>
      </w:rPr>
      <w:t xml:space="preserve">of an Harmonic Generator </w:t>
    </w:r>
  </w:p>
  <w:p w:rsidR="00BF066B" w:rsidRPr="00E538D7" w:rsidRDefault="00BF066B" w:rsidP="00BF066B">
    <w:pPr>
      <w:pStyle w:val="Pieddepage"/>
      <w:ind w:right="360"/>
      <w:rPr>
        <w:rFonts w:ascii="Calibri" w:hAnsi="Calibri"/>
        <w:i/>
        <w:sz w:val="16"/>
        <w:szCs w:val="16"/>
        <w:lang w:val="en-US"/>
      </w:rPr>
    </w:pPr>
  </w:p>
  <w:p w:rsidR="0085775D" w:rsidRPr="00BF066B" w:rsidRDefault="0085775D">
    <w:pPr>
      <w:pStyle w:val="Pieddepage"/>
      <w:rPr>
        <w:lang w:val="en-GB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0B6D" w:rsidRDefault="00180B6D" w:rsidP="00FE5014">
      <w:pPr>
        <w:spacing w:after="0" w:line="240" w:lineRule="auto"/>
      </w:pPr>
      <w:r>
        <w:separator/>
      </w:r>
    </w:p>
  </w:footnote>
  <w:footnote w:type="continuationSeparator" w:id="0">
    <w:p w:rsidR="00180B6D" w:rsidRDefault="00180B6D" w:rsidP="00FE5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178335"/>
      <w:docPartObj>
        <w:docPartGallery w:val="Page Numbers (Top of Page)"/>
        <w:docPartUnique/>
      </w:docPartObj>
    </w:sdtPr>
    <w:sdtEndPr/>
    <w:sdtContent>
      <w:p w:rsidR="00891D5A" w:rsidRDefault="009A3E49">
        <w:pPr>
          <w:pStyle w:val="En-tte"/>
          <w:jc w:val="right"/>
        </w:pPr>
        <w:r>
          <w:rPr>
            <w:noProof/>
            <w:lang w:eastAsia="fr-FR"/>
          </w:rPr>
          <w:drawing>
            <wp:anchor distT="0" distB="0" distL="114300" distR="114300" simplePos="0" relativeHeight="251659264" behindDoc="0" locked="0" layoutInCell="1" allowOverlap="1" wp14:anchorId="58DDF836" wp14:editId="568817EB">
              <wp:simplePos x="0" y="0"/>
              <wp:positionH relativeFrom="column">
                <wp:posOffset>-899759</wp:posOffset>
              </wp:positionH>
              <wp:positionV relativeFrom="paragraph">
                <wp:posOffset>-443673</wp:posOffset>
              </wp:positionV>
              <wp:extent cx="7677150" cy="1371600"/>
              <wp:effectExtent l="0" t="0" r="0" b="0"/>
              <wp:wrapNone/>
              <wp:docPr id="1" name="Imag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19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7677" t="15501" r="9035" b="6603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77150" cy="137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91D5A">
          <w:fldChar w:fldCharType="begin"/>
        </w:r>
        <w:r w:rsidR="00891D5A">
          <w:instrText>PAGE   \* MERGEFORMAT</w:instrText>
        </w:r>
        <w:r w:rsidR="00891D5A">
          <w:fldChar w:fldCharType="separate"/>
        </w:r>
        <w:r w:rsidR="00180B6D">
          <w:rPr>
            <w:noProof/>
          </w:rPr>
          <w:t>1</w:t>
        </w:r>
        <w:r w:rsidR="00891D5A">
          <w:fldChar w:fldCharType="end"/>
        </w:r>
      </w:p>
    </w:sdtContent>
  </w:sdt>
  <w:p w:rsidR="00FE5014" w:rsidRDefault="00FE5014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82797"/>
    <w:multiLevelType w:val="hybridMultilevel"/>
    <w:tmpl w:val="14D0F5C0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14CC06E4"/>
    <w:multiLevelType w:val="hybridMultilevel"/>
    <w:tmpl w:val="1B10B7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C54B1F"/>
    <w:multiLevelType w:val="hybridMultilevel"/>
    <w:tmpl w:val="4EC2C6B0"/>
    <w:lvl w:ilvl="0" w:tplc="A5308B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5E4286"/>
    <w:multiLevelType w:val="hybridMultilevel"/>
    <w:tmpl w:val="862A68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03CB5"/>
    <w:multiLevelType w:val="multilevel"/>
    <w:tmpl w:val="3DCE68B8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Roman"/>
      <w:pStyle w:val="Titre2"/>
      <w:lvlText w:val="%2."/>
      <w:lvlJc w:val="righ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pStyle w:val="Titre3"/>
      <w:lvlText w:val="%3."/>
      <w:lvlJc w:val="right"/>
      <w:pPr>
        <w:ind w:left="1004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>
    <w:nsid w:val="27B20757"/>
    <w:multiLevelType w:val="hybridMultilevel"/>
    <w:tmpl w:val="087E2564"/>
    <w:lvl w:ilvl="0" w:tplc="040C0015">
      <w:start w:val="1"/>
      <w:numFmt w:val="upperLetter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42EB761C"/>
    <w:multiLevelType w:val="multilevel"/>
    <w:tmpl w:val="887A1B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445D65F2"/>
    <w:multiLevelType w:val="multilevel"/>
    <w:tmpl w:val="717078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46FD0E62"/>
    <w:multiLevelType w:val="hybridMultilevel"/>
    <w:tmpl w:val="D890BD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5416D1"/>
    <w:multiLevelType w:val="hybridMultilevel"/>
    <w:tmpl w:val="FE46713E"/>
    <w:lvl w:ilvl="0" w:tplc="04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7D37C3"/>
    <w:multiLevelType w:val="hybridMultilevel"/>
    <w:tmpl w:val="087E2564"/>
    <w:lvl w:ilvl="0" w:tplc="040C0015">
      <w:start w:val="1"/>
      <w:numFmt w:val="upperLetter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>
    <w:nsid w:val="526D6070"/>
    <w:multiLevelType w:val="multilevel"/>
    <w:tmpl w:val="887A1B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52E90278"/>
    <w:multiLevelType w:val="hybridMultilevel"/>
    <w:tmpl w:val="EB0E31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50671D"/>
    <w:multiLevelType w:val="hybridMultilevel"/>
    <w:tmpl w:val="087E2564"/>
    <w:lvl w:ilvl="0" w:tplc="040C0015">
      <w:start w:val="1"/>
      <w:numFmt w:val="upperLetter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>
    <w:nsid w:val="6E2717F3"/>
    <w:multiLevelType w:val="hybridMultilevel"/>
    <w:tmpl w:val="008AEB72"/>
    <w:lvl w:ilvl="0" w:tplc="A5308B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4D79A7"/>
    <w:multiLevelType w:val="hybridMultilevel"/>
    <w:tmpl w:val="547EBA44"/>
    <w:lvl w:ilvl="0" w:tplc="605032D0">
      <w:start w:val="1"/>
      <w:numFmt w:val="bullet"/>
      <w:lvlText w:val=""/>
      <w:lvlJc w:val="left"/>
      <w:pPr>
        <w:tabs>
          <w:tab w:val="num" w:pos="1065"/>
        </w:tabs>
        <w:ind w:left="1065" w:hanging="357"/>
      </w:pPr>
      <w:rPr>
        <w:rFonts w:ascii="Wingdings" w:hAnsi="Wingdings" w:hint="default"/>
        <w:color w:val="00B050"/>
      </w:rPr>
    </w:lvl>
    <w:lvl w:ilvl="1" w:tplc="040C0019">
      <w:start w:val="1"/>
      <w:numFmt w:val="decimal"/>
      <w:lvlText w:val="%2."/>
      <w:lvlJc w:val="left"/>
      <w:pPr>
        <w:tabs>
          <w:tab w:val="num" w:pos="-120"/>
        </w:tabs>
        <w:ind w:left="-120" w:hanging="360"/>
      </w:pPr>
      <w:rPr>
        <w:rFonts w:hint="default"/>
        <w:color w:val="3366FF"/>
      </w:rPr>
    </w:lvl>
    <w:lvl w:ilvl="2" w:tplc="040C001B">
      <w:start w:val="1"/>
      <w:numFmt w:val="bullet"/>
      <w:lvlText w:val=""/>
      <w:lvlJc w:val="left"/>
      <w:pPr>
        <w:tabs>
          <w:tab w:val="num" w:pos="600"/>
        </w:tabs>
        <w:ind w:left="600" w:hanging="360"/>
      </w:pPr>
      <w:rPr>
        <w:rFonts w:ascii="Wingdings" w:hAnsi="Wingdings" w:hint="default"/>
      </w:rPr>
    </w:lvl>
    <w:lvl w:ilvl="3" w:tplc="040C000F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4" w:tplc="040C0019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4"/>
  </w:num>
  <w:num w:numId="5">
    <w:abstractNumId w:val="11"/>
  </w:num>
  <w:num w:numId="6">
    <w:abstractNumId w:val="7"/>
  </w:num>
  <w:num w:numId="7">
    <w:abstractNumId w:val="13"/>
  </w:num>
  <w:num w:numId="8">
    <w:abstractNumId w:val="4"/>
  </w:num>
  <w:num w:numId="9">
    <w:abstractNumId w:val="4"/>
  </w:num>
  <w:num w:numId="10">
    <w:abstractNumId w:val="4"/>
  </w:num>
  <w:num w:numId="11">
    <w:abstractNumId w:val="5"/>
  </w:num>
  <w:num w:numId="12">
    <w:abstractNumId w:val="4"/>
  </w:num>
  <w:num w:numId="13">
    <w:abstractNumId w:val="10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8"/>
  </w:num>
  <w:num w:numId="20">
    <w:abstractNumId w:val="4"/>
  </w:num>
  <w:num w:numId="21">
    <w:abstractNumId w:val="1"/>
  </w:num>
  <w:num w:numId="22">
    <w:abstractNumId w:val="12"/>
  </w:num>
  <w:num w:numId="23">
    <w:abstractNumId w:val="3"/>
  </w:num>
  <w:num w:numId="24">
    <w:abstractNumId w:val="0"/>
  </w:num>
  <w:num w:numId="25">
    <w:abstractNumId w:val="4"/>
  </w:num>
  <w:num w:numId="26">
    <w:abstractNumId w:val="9"/>
  </w:num>
  <w:num w:numId="27">
    <w:abstractNumId w:val="4"/>
  </w:num>
  <w:num w:numId="28">
    <w:abstractNumId w:val="4"/>
  </w:num>
  <w:num w:numId="29">
    <w:abstractNumId w:val="6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 w:numId="37">
    <w:abstractNumId w:val="4"/>
  </w:num>
  <w:num w:numId="38">
    <w:abstractNumId w:val="4"/>
  </w:num>
  <w:num w:numId="39">
    <w:abstractNumId w:val="4"/>
  </w:num>
  <w:num w:numId="40">
    <w:abstractNumId w:val="4"/>
  </w:num>
  <w:num w:numId="41">
    <w:abstractNumId w:val="4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visionView w:markup="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51D"/>
    <w:rsid w:val="00053E60"/>
    <w:rsid w:val="001704FF"/>
    <w:rsid w:val="00171406"/>
    <w:rsid w:val="00180B6D"/>
    <w:rsid w:val="001C6668"/>
    <w:rsid w:val="00316879"/>
    <w:rsid w:val="0036720B"/>
    <w:rsid w:val="004A35C5"/>
    <w:rsid w:val="004F5167"/>
    <w:rsid w:val="005111FF"/>
    <w:rsid w:val="0052441B"/>
    <w:rsid w:val="005C5116"/>
    <w:rsid w:val="006D46E5"/>
    <w:rsid w:val="006F40E2"/>
    <w:rsid w:val="007805B6"/>
    <w:rsid w:val="00810A2B"/>
    <w:rsid w:val="00826508"/>
    <w:rsid w:val="00855F8C"/>
    <w:rsid w:val="0085775D"/>
    <w:rsid w:val="0088143D"/>
    <w:rsid w:val="00891D5A"/>
    <w:rsid w:val="008A071D"/>
    <w:rsid w:val="008A0EF8"/>
    <w:rsid w:val="008C46B5"/>
    <w:rsid w:val="0090327B"/>
    <w:rsid w:val="00963F4C"/>
    <w:rsid w:val="009A3E49"/>
    <w:rsid w:val="00A97C60"/>
    <w:rsid w:val="00AE7D52"/>
    <w:rsid w:val="00B10F31"/>
    <w:rsid w:val="00B32FC7"/>
    <w:rsid w:val="00B5574C"/>
    <w:rsid w:val="00B631C3"/>
    <w:rsid w:val="00B73C1F"/>
    <w:rsid w:val="00B742BE"/>
    <w:rsid w:val="00BC69F3"/>
    <w:rsid w:val="00BF066B"/>
    <w:rsid w:val="00C20937"/>
    <w:rsid w:val="00C3651D"/>
    <w:rsid w:val="00C375DC"/>
    <w:rsid w:val="00C42E99"/>
    <w:rsid w:val="00C546A1"/>
    <w:rsid w:val="00CB2D86"/>
    <w:rsid w:val="00CD7346"/>
    <w:rsid w:val="00D05703"/>
    <w:rsid w:val="00D450EF"/>
    <w:rsid w:val="00D82136"/>
    <w:rsid w:val="00DE2B26"/>
    <w:rsid w:val="00E2168A"/>
    <w:rsid w:val="00E24BC4"/>
    <w:rsid w:val="00E538D7"/>
    <w:rsid w:val="00E969CC"/>
    <w:rsid w:val="00F43465"/>
    <w:rsid w:val="00FC4A96"/>
    <w:rsid w:val="00FE5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E538D7"/>
    <w:pPr>
      <w:keepNext/>
      <w:numPr>
        <w:numId w:val="4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0E0E0"/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smallCaps/>
      <w:kern w:val="32"/>
      <w:sz w:val="32"/>
      <w:szCs w:val="32"/>
      <w:lang w:val="en-US" w:eastAsia="fr-FR"/>
    </w:rPr>
  </w:style>
  <w:style w:type="paragraph" w:styleId="Titre2">
    <w:name w:val="heading 2"/>
    <w:basedOn w:val="Normal"/>
    <w:next w:val="Normal"/>
    <w:link w:val="Titre2Car"/>
    <w:qFormat/>
    <w:rsid w:val="00E538D7"/>
    <w:pPr>
      <w:keepNext/>
      <w:numPr>
        <w:ilvl w:val="1"/>
        <w:numId w:val="4"/>
      </w:numPr>
      <w:tabs>
        <w:tab w:val="left" w:pos="900"/>
      </w:tabs>
      <w:spacing w:before="240" w:after="60" w:line="240" w:lineRule="auto"/>
      <w:jc w:val="both"/>
      <w:outlineLvl w:val="1"/>
    </w:pPr>
    <w:rPr>
      <w:rFonts w:ascii="Arial" w:eastAsia="Times New Roman" w:hAnsi="Arial" w:cs="Arial"/>
      <w:iCs/>
      <w:sz w:val="28"/>
      <w:szCs w:val="28"/>
      <w:lang w:eastAsia="fr-FR"/>
    </w:rPr>
  </w:style>
  <w:style w:type="paragraph" w:styleId="Titre3">
    <w:name w:val="heading 3"/>
    <w:basedOn w:val="Normal"/>
    <w:next w:val="Normal"/>
    <w:link w:val="Titre3Car"/>
    <w:qFormat/>
    <w:rsid w:val="00E538D7"/>
    <w:pPr>
      <w:keepNext/>
      <w:numPr>
        <w:ilvl w:val="2"/>
        <w:numId w:val="4"/>
      </w:numPr>
      <w:tabs>
        <w:tab w:val="left" w:pos="1800"/>
      </w:tabs>
      <w:spacing w:before="240" w:after="60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6"/>
      <w:u w:val="single"/>
      <w:lang w:eastAsia="fr-FR"/>
    </w:rPr>
  </w:style>
  <w:style w:type="paragraph" w:styleId="Titre4">
    <w:name w:val="heading 4"/>
    <w:basedOn w:val="Normal"/>
    <w:next w:val="Normal"/>
    <w:link w:val="Titre4Car"/>
    <w:qFormat/>
    <w:rsid w:val="00E538D7"/>
    <w:pPr>
      <w:keepNext/>
      <w:numPr>
        <w:ilvl w:val="3"/>
        <w:numId w:val="4"/>
      </w:numPr>
      <w:spacing w:before="240" w:after="60" w:line="240" w:lineRule="auto"/>
      <w:jc w:val="both"/>
      <w:outlineLvl w:val="3"/>
    </w:pPr>
    <w:rPr>
      <w:rFonts w:ascii="Times New Roman" w:eastAsia="Times New Roman" w:hAnsi="Times New Roman" w:cs="Times New Roman"/>
      <w:i/>
      <w:iCs/>
      <w:sz w:val="24"/>
      <w:szCs w:val="28"/>
      <w:lang w:eastAsia="fr-FR"/>
    </w:rPr>
  </w:style>
  <w:style w:type="paragraph" w:styleId="Titre5">
    <w:name w:val="heading 5"/>
    <w:basedOn w:val="Normal"/>
    <w:next w:val="Corpsdetexte"/>
    <w:link w:val="Titre5Car"/>
    <w:qFormat/>
    <w:rsid w:val="00E538D7"/>
    <w:pPr>
      <w:keepNext/>
      <w:keepLines/>
      <w:numPr>
        <w:ilvl w:val="4"/>
        <w:numId w:val="4"/>
      </w:numPr>
      <w:spacing w:before="220" w:after="220" w:line="220" w:lineRule="atLeast"/>
      <w:outlineLvl w:val="4"/>
    </w:pPr>
    <w:rPr>
      <w:rFonts w:ascii="Times New Roman" w:eastAsia="Times New Roman" w:hAnsi="Times New Roman" w:cs="Times New Roman"/>
      <w:i/>
      <w:spacing w:val="-4"/>
      <w:kern w:val="28"/>
      <w:sz w:val="20"/>
      <w:szCs w:val="20"/>
      <w:lang w:val="en-GB" w:eastAsia="fr-FR"/>
    </w:rPr>
  </w:style>
  <w:style w:type="paragraph" w:styleId="Titre6">
    <w:name w:val="heading 6"/>
    <w:basedOn w:val="Normal"/>
    <w:next w:val="Corpsdetexte"/>
    <w:link w:val="Titre6Car"/>
    <w:qFormat/>
    <w:rsid w:val="00E538D7"/>
    <w:pPr>
      <w:keepNext/>
      <w:keepLines/>
      <w:numPr>
        <w:ilvl w:val="5"/>
        <w:numId w:val="4"/>
      </w:numPr>
      <w:spacing w:before="140" w:after="0" w:line="220" w:lineRule="atLeast"/>
      <w:outlineLvl w:val="5"/>
    </w:pPr>
    <w:rPr>
      <w:rFonts w:ascii="Times New Roman" w:eastAsia="Times New Roman" w:hAnsi="Times New Roman" w:cs="Times New Roman"/>
      <w:i/>
      <w:spacing w:val="-4"/>
      <w:kern w:val="28"/>
      <w:sz w:val="20"/>
      <w:szCs w:val="20"/>
      <w:lang w:val="en-GB" w:eastAsia="fr-FR"/>
    </w:rPr>
  </w:style>
  <w:style w:type="paragraph" w:styleId="Titre7">
    <w:name w:val="heading 7"/>
    <w:basedOn w:val="Normal"/>
    <w:next w:val="Corpsdetexte"/>
    <w:link w:val="Titre7Car"/>
    <w:qFormat/>
    <w:rsid w:val="00E538D7"/>
    <w:pPr>
      <w:keepNext/>
      <w:keepLines/>
      <w:numPr>
        <w:ilvl w:val="6"/>
        <w:numId w:val="4"/>
      </w:numPr>
      <w:spacing w:before="140" w:after="0" w:line="220" w:lineRule="atLeast"/>
      <w:outlineLvl w:val="6"/>
    </w:pPr>
    <w:rPr>
      <w:rFonts w:ascii="Times New Roman" w:eastAsia="Times New Roman" w:hAnsi="Times New Roman" w:cs="Times New Roman"/>
      <w:spacing w:val="-4"/>
      <w:kern w:val="28"/>
      <w:sz w:val="20"/>
      <w:szCs w:val="20"/>
      <w:lang w:val="en-GB" w:eastAsia="fr-FR"/>
    </w:rPr>
  </w:style>
  <w:style w:type="paragraph" w:styleId="Titre8">
    <w:name w:val="heading 8"/>
    <w:basedOn w:val="Normal"/>
    <w:next w:val="Corpsdetexte"/>
    <w:link w:val="Titre8Car"/>
    <w:qFormat/>
    <w:rsid w:val="00E538D7"/>
    <w:pPr>
      <w:keepNext/>
      <w:keepLines/>
      <w:numPr>
        <w:ilvl w:val="7"/>
        <w:numId w:val="4"/>
      </w:numPr>
      <w:spacing w:before="140" w:after="0" w:line="220" w:lineRule="atLeast"/>
      <w:outlineLvl w:val="7"/>
    </w:pPr>
    <w:rPr>
      <w:rFonts w:ascii="Arial" w:eastAsia="Times New Roman" w:hAnsi="Arial" w:cs="Times New Roman"/>
      <w:i/>
      <w:spacing w:val="-4"/>
      <w:kern w:val="28"/>
      <w:sz w:val="18"/>
      <w:szCs w:val="20"/>
      <w:lang w:val="en-GB" w:eastAsia="fr-FR"/>
    </w:rPr>
  </w:style>
  <w:style w:type="paragraph" w:styleId="Titre9">
    <w:name w:val="heading 9"/>
    <w:basedOn w:val="Normal"/>
    <w:next w:val="Corpsdetexte"/>
    <w:link w:val="Titre9Car"/>
    <w:qFormat/>
    <w:rsid w:val="00E538D7"/>
    <w:pPr>
      <w:keepNext/>
      <w:keepLines/>
      <w:numPr>
        <w:ilvl w:val="8"/>
        <w:numId w:val="4"/>
      </w:numPr>
      <w:spacing w:before="140" w:after="0" w:line="220" w:lineRule="atLeast"/>
      <w:outlineLvl w:val="8"/>
    </w:pPr>
    <w:rPr>
      <w:rFonts w:ascii="Arial" w:eastAsia="Times New Roman" w:hAnsi="Arial" w:cs="Times New Roman"/>
      <w:spacing w:val="-4"/>
      <w:kern w:val="28"/>
      <w:sz w:val="18"/>
      <w:szCs w:val="20"/>
      <w:lang w:val="en-GB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3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3651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82650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E50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5014"/>
  </w:style>
  <w:style w:type="paragraph" w:styleId="Pieddepage">
    <w:name w:val="footer"/>
    <w:basedOn w:val="Normal"/>
    <w:link w:val="PieddepageCar"/>
    <w:uiPriority w:val="99"/>
    <w:unhideWhenUsed/>
    <w:rsid w:val="00FE50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5014"/>
  </w:style>
  <w:style w:type="paragraph" w:styleId="Titre">
    <w:name w:val="Title"/>
    <w:basedOn w:val="Normal"/>
    <w:link w:val="TitreCar"/>
    <w:qFormat/>
    <w:rsid w:val="006F40E2"/>
    <w:pPr>
      <w:spacing w:after="0" w:line="240" w:lineRule="auto"/>
      <w:jc w:val="both"/>
    </w:pPr>
    <w:rPr>
      <w:rFonts w:ascii="Arial" w:eastAsia="Times New Roman" w:hAnsi="Arial" w:cs="Arial"/>
      <w:bCs/>
      <w:sz w:val="20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6F40E2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6F40E2"/>
    <w:pPr>
      <w:spacing w:after="0" w:line="280" w:lineRule="exact"/>
      <w:ind w:left="284"/>
      <w:jc w:val="both"/>
    </w:pPr>
    <w:rPr>
      <w:rFonts w:ascii="Arial" w:eastAsia="Times New Roman" w:hAnsi="Arial" w:cs="Arial"/>
      <w:szCs w:val="24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6F40E2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6F40E2"/>
    <w:pPr>
      <w:spacing w:after="0" w:line="240" w:lineRule="auto"/>
      <w:contextualSpacing w:val="0"/>
    </w:pPr>
    <w:rPr>
      <w:rFonts w:ascii="Arial" w:eastAsia="Times New Roman" w:hAnsi="Arial" w:cs="Arial"/>
      <w:sz w:val="24"/>
      <w:szCs w:val="24"/>
      <w:lang w:val="en-GB" w:eastAsia="fr-FR"/>
    </w:rPr>
  </w:style>
  <w:style w:type="paragraph" w:styleId="Listepuces">
    <w:name w:val="List Bullet"/>
    <w:basedOn w:val="Normal"/>
    <w:uiPriority w:val="99"/>
    <w:semiHidden/>
    <w:unhideWhenUsed/>
    <w:rsid w:val="006F40E2"/>
    <w:pPr>
      <w:tabs>
        <w:tab w:val="num" w:pos="1065"/>
      </w:tabs>
      <w:ind w:left="1065" w:hanging="357"/>
      <w:contextualSpacing/>
    </w:pPr>
  </w:style>
  <w:style w:type="character" w:customStyle="1" w:styleId="Titre1Car">
    <w:name w:val="Titre 1 Car"/>
    <w:basedOn w:val="Policepardfaut"/>
    <w:link w:val="Titre1"/>
    <w:rsid w:val="00E538D7"/>
    <w:rPr>
      <w:rFonts w:ascii="Arial" w:eastAsia="Times New Roman" w:hAnsi="Arial" w:cs="Arial"/>
      <w:b/>
      <w:bCs/>
      <w:smallCaps/>
      <w:kern w:val="32"/>
      <w:sz w:val="32"/>
      <w:szCs w:val="32"/>
      <w:shd w:val="clear" w:color="auto" w:fill="E0E0E0"/>
      <w:lang w:val="en-US" w:eastAsia="fr-FR"/>
    </w:rPr>
  </w:style>
  <w:style w:type="character" w:customStyle="1" w:styleId="Titre2Car">
    <w:name w:val="Titre 2 Car"/>
    <w:basedOn w:val="Policepardfaut"/>
    <w:link w:val="Titre2"/>
    <w:rsid w:val="00E538D7"/>
    <w:rPr>
      <w:rFonts w:ascii="Arial" w:eastAsia="Times New Roman" w:hAnsi="Arial" w:cs="Arial"/>
      <w:iCs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E538D7"/>
    <w:rPr>
      <w:rFonts w:ascii="Times New Roman" w:eastAsia="Times New Roman" w:hAnsi="Times New Roman" w:cs="Times New Roman"/>
      <w:b/>
      <w:bCs/>
      <w:sz w:val="24"/>
      <w:szCs w:val="26"/>
      <w:u w:val="single"/>
      <w:lang w:eastAsia="fr-FR"/>
    </w:rPr>
  </w:style>
  <w:style w:type="character" w:customStyle="1" w:styleId="Titre4Car">
    <w:name w:val="Titre 4 Car"/>
    <w:basedOn w:val="Policepardfaut"/>
    <w:link w:val="Titre4"/>
    <w:rsid w:val="00E538D7"/>
    <w:rPr>
      <w:rFonts w:ascii="Times New Roman" w:eastAsia="Times New Roman" w:hAnsi="Times New Roman" w:cs="Times New Roman"/>
      <w:i/>
      <w:i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538D7"/>
    <w:rPr>
      <w:rFonts w:ascii="Times New Roman" w:eastAsia="Times New Roman" w:hAnsi="Times New Roman" w:cs="Times New Roman"/>
      <w:i/>
      <w:spacing w:val="-4"/>
      <w:kern w:val="28"/>
      <w:sz w:val="20"/>
      <w:szCs w:val="20"/>
      <w:lang w:val="en-GB" w:eastAsia="fr-FR"/>
    </w:rPr>
  </w:style>
  <w:style w:type="character" w:customStyle="1" w:styleId="Titre6Car">
    <w:name w:val="Titre 6 Car"/>
    <w:basedOn w:val="Policepardfaut"/>
    <w:link w:val="Titre6"/>
    <w:rsid w:val="00E538D7"/>
    <w:rPr>
      <w:rFonts w:ascii="Times New Roman" w:eastAsia="Times New Roman" w:hAnsi="Times New Roman" w:cs="Times New Roman"/>
      <w:i/>
      <w:spacing w:val="-4"/>
      <w:kern w:val="28"/>
      <w:sz w:val="20"/>
      <w:szCs w:val="20"/>
      <w:lang w:val="en-GB" w:eastAsia="fr-FR"/>
    </w:rPr>
  </w:style>
  <w:style w:type="character" w:customStyle="1" w:styleId="Titre7Car">
    <w:name w:val="Titre 7 Car"/>
    <w:basedOn w:val="Policepardfaut"/>
    <w:link w:val="Titre7"/>
    <w:rsid w:val="00E538D7"/>
    <w:rPr>
      <w:rFonts w:ascii="Times New Roman" w:eastAsia="Times New Roman" w:hAnsi="Times New Roman" w:cs="Times New Roman"/>
      <w:spacing w:val="-4"/>
      <w:kern w:val="28"/>
      <w:sz w:val="20"/>
      <w:szCs w:val="20"/>
      <w:lang w:val="en-GB" w:eastAsia="fr-FR"/>
    </w:rPr>
  </w:style>
  <w:style w:type="character" w:customStyle="1" w:styleId="Titre8Car">
    <w:name w:val="Titre 8 Car"/>
    <w:basedOn w:val="Policepardfaut"/>
    <w:link w:val="Titre8"/>
    <w:rsid w:val="00E538D7"/>
    <w:rPr>
      <w:rFonts w:ascii="Arial" w:eastAsia="Times New Roman" w:hAnsi="Arial" w:cs="Times New Roman"/>
      <w:i/>
      <w:spacing w:val="-4"/>
      <w:kern w:val="28"/>
      <w:sz w:val="18"/>
      <w:szCs w:val="20"/>
      <w:lang w:val="en-GB" w:eastAsia="fr-FR"/>
    </w:rPr>
  </w:style>
  <w:style w:type="character" w:customStyle="1" w:styleId="Titre9Car">
    <w:name w:val="Titre 9 Car"/>
    <w:basedOn w:val="Policepardfaut"/>
    <w:link w:val="Titre9"/>
    <w:rsid w:val="00E538D7"/>
    <w:rPr>
      <w:rFonts w:ascii="Arial" w:eastAsia="Times New Roman" w:hAnsi="Arial" w:cs="Times New Roman"/>
      <w:spacing w:val="-4"/>
      <w:kern w:val="28"/>
      <w:sz w:val="18"/>
      <w:szCs w:val="20"/>
      <w:lang w:val="en-GB" w:eastAsia="fr-FR"/>
    </w:rPr>
  </w:style>
  <w:style w:type="character" w:styleId="Marquedecommentaire">
    <w:name w:val="annotation reference"/>
    <w:rsid w:val="00E538D7"/>
    <w:rPr>
      <w:sz w:val="16"/>
      <w:szCs w:val="16"/>
    </w:rPr>
  </w:style>
  <w:style w:type="paragraph" w:styleId="Commentaire">
    <w:name w:val="annotation text"/>
    <w:basedOn w:val="Normal"/>
    <w:link w:val="CommentaireCar"/>
    <w:rsid w:val="00E538D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customStyle="1" w:styleId="CommentaireCar">
    <w:name w:val="Commentaire Car"/>
    <w:basedOn w:val="Policepardfaut"/>
    <w:link w:val="Commentaire"/>
    <w:rsid w:val="00E538D7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E538D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E538D7"/>
  </w:style>
  <w:style w:type="paragraph" w:customStyle="1" w:styleId="Pa4">
    <w:name w:val="Pa4"/>
    <w:basedOn w:val="Normal"/>
    <w:next w:val="Normal"/>
    <w:uiPriority w:val="99"/>
    <w:rsid w:val="00FC4A96"/>
    <w:pPr>
      <w:autoSpaceDE w:val="0"/>
      <w:autoSpaceDN w:val="0"/>
      <w:adjustRightInd w:val="0"/>
      <w:spacing w:after="0" w:line="201" w:lineRule="atLeast"/>
    </w:pPr>
    <w:rPr>
      <w:rFonts w:ascii="Helvetica Light" w:hAnsi="Helvetica Light"/>
      <w:sz w:val="24"/>
      <w:szCs w:val="24"/>
    </w:rPr>
  </w:style>
  <w:style w:type="paragraph" w:customStyle="1" w:styleId="Pa29">
    <w:name w:val="Pa29"/>
    <w:basedOn w:val="Normal"/>
    <w:next w:val="Normal"/>
    <w:uiPriority w:val="99"/>
    <w:rsid w:val="00FC4A96"/>
    <w:pPr>
      <w:autoSpaceDE w:val="0"/>
      <w:autoSpaceDN w:val="0"/>
      <w:adjustRightInd w:val="0"/>
      <w:spacing w:after="0" w:line="201" w:lineRule="atLeast"/>
    </w:pPr>
    <w:rPr>
      <w:rFonts w:ascii="Helvetica Light" w:hAnsi="Helvetica Light"/>
      <w:sz w:val="24"/>
      <w:szCs w:val="24"/>
    </w:rPr>
  </w:style>
  <w:style w:type="character" w:customStyle="1" w:styleId="A12">
    <w:name w:val="A12"/>
    <w:uiPriority w:val="99"/>
    <w:rsid w:val="00FC4A96"/>
    <w:rPr>
      <w:rFonts w:cs="Helvetica Light"/>
      <w:color w:val="000000"/>
      <w:sz w:val="20"/>
      <w:szCs w:val="20"/>
    </w:rPr>
  </w:style>
  <w:style w:type="character" w:customStyle="1" w:styleId="A7">
    <w:name w:val="A7"/>
    <w:uiPriority w:val="99"/>
    <w:rsid w:val="00FC4A96"/>
    <w:rPr>
      <w:rFonts w:ascii="Arial Narrow" w:hAnsi="Arial Narrow" w:cs="Arial Narrow"/>
      <w:color w:val="000000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E538D7"/>
    <w:pPr>
      <w:keepNext/>
      <w:numPr>
        <w:numId w:val="4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0E0E0"/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smallCaps/>
      <w:kern w:val="32"/>
      <w:sz w:val="32"/>
      <w:szCs w:val="32"/>
      <w:lang w:val="en-US" w:eastAsia="fr-FR"/>
    </w:rPr>
  </w:style>
  <w:style w:type="paragraph" w:styleId="Titre2">
    <w:name w:val="heading 2"/>
    <w:basedOn w:val="Normal"/>
    <w:next w:val="Normal"/>
    <w:link w:val="Titre2Car"/>
    <w:qFormat/>
    <w:rsid w:val="00E538D7"/>
    <w:pPr>
      <w:keepNext/>
      <w:numPr>
        <w:ilvl w:val="1"/>
        <w:numId w:val="4"/>
      </w:numPr>
      <w:tabs>
        <w:tab w:val="left" w:pos="900"/>
      </w:tabs>
      <w:spacing w:before="240" w:after="60" w:line="240" w:lineRule="auto"/>
      <w:jc w:val="both"/>
      <w:outlineLvl w:val="1"/>
    </w:pPr>
    <w:rPr>
      <w:rFonts w:ascii="Arial" w:eastAsia="Times New Roman" w:hAnsi="Arial" w:cs="Arial"/>
      <w:iCs/>
      <w:sz w:val="28"/>
      <w:szCs w:val="28"/>
      <w:lang w:eastAsia="fr-FR"/>
    </w:rPr>
  </w:style>
  <w:style w:type="paragraph" w:styleId="Titre3">
    <w:name w:val="heading 3"/>
    <w:basedOn w:val="Normal"/>
    <w:next w:val="Normal"/>
    <w:link w:val="Titre3Car"/>
    <w:qFormat/>
    <w:rsid w:val="00E538D7"/>
    <w:pPr>
      <w:keepNext/>
      <w:numPr>
        <w:ilvl w:val="2"/>
        <w:numId w:val="4"/>
      </w:numPr>
      <w:tabs>
        <w:tab w:val="left" w:pos="1800"/>
      </w:tabs>
      <w:spacing w:before="240" w:after="60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6"/>
      <w:u w:val="single"/>
      <w:lang w:eastAsia="fr-FR"/>
    </w:rPr>
  </w:style>
  <w:style w:type="paragraph" w:styleId="Titre4">
    <w:name w:val="heading 4"/>
    <w:basedOn w:val="Normal"/>
    <w:next w:val="Normal"/>
    <w:link w:val="Titre4Car"/>
    <w:qFormat/>
    <w:rsid w:val="00E538D7"/>
    <w:pPr>
      <w:keepNext/>
      <w:numPr>
        <w:ilvl w:val="3"/>
        <w:numId w:val="4"/>
      </w:numPr>
      <w:spacing w:before="240" w:after="60" w:line="240" w:lineRule="auto"/>
      <w:jc w:val="both"/>
      <w:outlineLvl w:val="3"/>
    </w:pPr>
    <w:rPr>
      <w:rFonts w:ascii="Times New Roman" w:eastAsia="Times New Roman" w:hAnsi="Times New Roman" w:cs="Times New Roman"/>
      <w:i/>
      <w:iCs/>
      <w:sz w:val="24"/>
      <w:szCs w:val="28"/>
      <w:lang w:eastAsia="fr-FR"/>
    </w:rPr>
  </w:style>
  <w:style w:type="paragraph" w:styleId="Titre5">
    <w:name w:val="heading 5"/>
    <w:basedOn w:val="Normal"/>
    <w:next w:val="Corpsdetexte"/>
    <w:link w:val="Titre5Car"/>
    <w:qFormat/>
    <w:rsid w:val="00E538D7"/>
    <w:pPr>
      <w:keepNext/>
      <w:keepLines/>
      <w:numPr>
        <w:ilvl w:val="4"/>
        <w:numId w:val="4"/>
      </w:numPr>
      <w:spacing w:before="220" w:after="220" w:line="220" w:lineRule="atLeast"/>
      <w:outlineLvl w:val="4"/>
    </w:pPr>
    <w:rPr>
      <w:rFonts w:ascii="Times New Roman" w:eastAsia="Times New Roman" w:hAnsi="Times New Roman" w:cs="Times New Roman"/>
      <w:i/>
      <w:spacing w:val="-4"/>
      <w:kern w:val="28"/>
      <w:sz w:val="20"/>
      <w:szCs w:val="20"/>
      <w:lang w:val="en-GB" w:eastAsia="fr-FR"/>
    </w:rPr>
  </w:style>
  <w:style w:type="paragraph" w:styleId="Titre6">
    <w:name w:val="heading 6"/>
    <w:basedOn w:val="Normal"/>
    <w:next w:val="Corpsdetexte"/>
    <w:link w:val="Titre6Car"/>
    <w:qFormat/>
    <w:rsid w:val="00E538D7"/>
    <w:pPr>
      <w:keepNext/>
      <w:keepLines/>
      <w:numPr>
        <w:ilvl w:val="5"/>
        <w:numId w:val="4"/>
      </w:numPr>
      <w:spacing w:before="140" w:after="0" w:line="220" w:lineRule="atLeast"/>
      <w:outlineLvl w:val="5"/>
    </w:pPr>
    <w:rPr>
      <w:rFonts w:ascii="Times New Roman" w:eastAsia="Times New Roman" w:hAnsi="Times New Roman" w:cs="Times New Roman"/>
      <w:i/>
      <w:spacing w:val="-4"/>
      <w:kern w:val="28"/>
      <w:sz w:val="20"/>
      <w:szCs w:val="20"/>
      <w:lang w:val="en-GB" w:eastAsia="fr-FR"/>
    </w:rPr>
  </w:style>
  <w:style w:type="paragraph" w:styleId="Titre7">
    <w:name w:val="heading 7"/>
    <w:basedOn w:val="Normal"/>
    <w:next w:val="Corpsdetexte"/>
    <w:link w:val="Titre7Car"/>
    <w:qFormat/>
    <w:rsid w:val="00E538D7"/>
    <w:pPr>
      <w:keepNext/>
      <w:keepLines/>
      <w:numPr>
        <w:ilvl w:val="6"/>
        <w:numId w:val="4"/>
      </w:numPr>
      <w:spacing w:before="140" w:after="0" w:line="220" w:lineRule="atLeast"/>
      <w:outlineLvl w:val="6"/>
    </w:pPr>
    <w:rPr>
      <w:rFonts w:ascii="Times New Roman" w:eastAsia="Times New Roman" w:hAnsi="Times New Roman" w:cs="Times New Roman"/>
      <w:spacing w:val="-4"/>
      <w:kern w:val="28"/>
      <w:sz w:val="20"/>
      <w:szCs w:val="20"/>
      <w:lang w:val="en-GB" w:eastAsia="fr-FR"/>
    </w:rPr>
  </w:style>
  <w:style w:type="paragraph" w:styleId="Titre8">
    <w:name w:val="heading 8"/>
    <w:basedOn w:val="Normal"/>
    <w:next w:val="Corpsdetexte"/>
    <w:link w:val="Titre8Car"/>
    <w:qFormat/>
    <w:rsid w:val="00E538D7"/>
    <w:pPr>
      <w:keepNext/>
      <w:keepLines/>
      <w:numPr>
        <w:ilvl w:val="7"/>
        <w:numId w:val="4"/>
      </w:numPr>
      <w:spacing w:before="140" w:after="0" w:line="220" w:lineRule="atLeast"/>
      <w:outlineLvl w:val="7"/>
    </w:pPr>
    <w:rPr>
      <w:rFonts w:ascii="Arial" w:eastAsia="Times New Roman" w:hAnsi="Arial" w:cs="Times New Roman"/>
      <w:i/>
      <w:spacing w:val="-4"/>
      <w:kern w:val="28"/>
      <w:sz w:val="18"/>
      <w:szCs w:val="20"/>
      <w:lang w:val="en-GB" w:eastAsia="fr-FR"/>
    </w:rPr>
  </w:style>
  <w:style w:type="paragraph" w:styleId="Titre9">
    <w:name w:val="heading 9"/>
    <w:basedOn w:val="Normal"/>
    <w:next w:val="Corpsdetexte"/>
    <w:link w:val="Titre9Car"/>
    <w:qFormat/>
    <w:rsid w:val="00E538D7"/>
    <w:pPr>
      <w:keepNext/>
      <w:keepLines/>
      <w:numPr>
        <w:ilvl w:val="8"/>
        <w:numId w:val="4"/>
      </w:numPr>
      <w:spacing w:before="140" w:after="0" w:line="220" w:lineRule="atLeast"/>
      <w:outlineLvl w:val="8"/>
    </w:pPr>
    <w:rPr>
      <w:rFonts w:ascii="Arial" w:eastAsia="Times New Roman" w:hAnsi="Arial" w:cs="Times New Roman"/>
      <w:spacing w:val="-4"/>
      <w:kern w:val="28"/>
      <w:sz w:val="18"/>
      <w:szCs w:val="20"/>
      <w:lang w:val="en-GB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3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3651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82650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E50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5014"/>
  </w:style>
  <w:style w:type="paragraph" w:styleId="Pieddepage">
    <w:name w:val="footer"/>
    <w:basedOn w:val="Normal"/>
    <w:link w:val="PieddepageCar"/>
    <w:uiPriority w:val="99"/>
    <w:unhideWhenUsed/>
    <w:rsid w:val="00FE50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5014"/>
  </w:style>
  <w:style w:type="paragraph" w:styleId="Titre">
    <w:name w:val="Title"/>
    <w:basedOn w:val="Normal"/>
    <w:link w:val="TitreCar"/>
    <w:qFormat/>
    <w:rsid w:val="006F40E2"/>
    <w:pPr>
      <w:spacing w:after="0" w:line="240" w:lineRule="auto"/>
      <w:jc w:val="both"/>
    </w:pPr>
    <w:rPr>
      <w:rFonts w:ascii="Arial" w:eastAsia="Times New Roman" w:hAnsi="Arial" w:cs="Arial"/>
      <w:bCs/>
      <w:sz w:val="20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6F40E2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6F40E2"/>
    <w:pPr>
      <w:spacing w:after="0" w:line="280" w:lineRule="exact"/>
      <w:ind w:left="284"/>
      <w:jc w:val="both"/>
    </w:pPr>
    <w:rPr>
      <w:rFonts w:ascii="Arial" w:eastAsia="Times New Roman" w:hAnsi="Arial" w:cs="Arial"/>
      <w:szCs w:val="24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6F40E2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6F40E2"/>
    <w:pPr>
      <w:spacing w:after="0" w:line="240" w:lineRule="auto"/>
      <w:contextualSpacing w:val="0"/>
    </w:pPr>
    <w:rPr>
      <w:rFonts w:ascii="Arial" w:eastAsia="Times New Roman" w:hAnsi="Arial" w:cs="Arial"/>
      <w:sz w:val="24"/>
      <w:szCs w:val="24"/>
      <w:lang w:val="en-GB" w:eastAsia="fr-FR"/>
    </w:rPr>
  </w:style>
  <w:style w:type="paragraph" w:styleId="Listepuces">
    <w:name w:val="List Bullet"/>
    <w:basedOn w:val="Normal"/>
    <w:uiPriority w:val="99"/>
    <w:semiHidden/>
    <w:unhideWhenUsed/>
    <w:rsid w:val="006F40E2"/>
    <w:pPr>
      <w:tabs>
        <w:tab w:val="num" w:pos="1065"/>
      </w:tabs>
      <w:ind w:left="1065" w:hanging="357"/>
      <w:contextualSpacing/>
    </w:pPr>
  </w:style>
  <w:style w:type="character" w:customStyle="1" w:styleId="Titre1Car">
    <w:name w:val="Titre 1 Car"/>
    <w:basedOn w:val="Policepardfaut"/>
    <w:link w:val="Titre1"/>
    <w:rsid w:val="00E538D7"/>
    <w:rPr>
      <w:rFonts w:ascii="Arial" w:eastAsia="Times New Roman" w:hAnsi="Arial" w:cs="Arial"/>
      <w:b/>
      <w:bCs/>
      <w:smallCaps/>
      <w:kern w:val="32"/>
      <w:sz w:val="32"/>
      <w:szCs w:val="32"/>
      <w:shd w:val="clear" w:color="auto" w:fill="E0E0E0"/>
      <w:lang w:val="en-US" w:eastAsia="fr-FR"/>
    </w:rPr>
  </w:style>
  <w:style w:type="character" w:customStyle="1" w:styleId="Titre2Car">
    <w:name w:val="Titre 2 Car"/>
    <w:basedOn w:val="Policepardfaut"/>
    <w:link w:val="Titre2"/>
    <w:rsid w:val="00E538D7"/>
    <w:rPr>
      <w:rFonts w:ascii="Arial" w:eastAsia="Times New Roman" w:hAnsi="Arial" w:cs="Arial"/>
      <w:iCs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E538D7"/>
    <w:rPr>
      <w:rFonts w:ascii="Times New Roman" w:eastAsia="Times New Roman" w:hAnsi="Times New Roman" w:cs="Times New Roman"/>
      <w:b/>
      <w:bCs/>
      <w:sz w:val="24"/>
      <w:szCs w:val="26"/>
      <w:u w:val="single"/>
      <w:lang w:eastAsia="fr-FR"/>
    </w:rPr>
  </w:style>
  <w:style w:type="character" w:customStyle="1" w:styleId="Titre4Car">
    <w:name w:val="Titre 4 Car"/>
    <w:basedOn w:val="Policepardfaut"/>
    <w:link w:val="Titre4"/>
    <w:rsid w:val="00E538D7"/>
    <w:rPr>
      <w:rFonts w:ascii="Times New Roman" w:eastAsia="Times New Roman" w:hAnsi="Times New Roman" w:cs="Times New Roman"/>
      <w:i/>
      <w:i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538D7"/>
    <w:rPr>
      <w:rFonts w:ascii="Times New Roman" w:eastAsia="Times New Roman" w:hAnsi="Times New Roman" w:cs="Times New Roman"/>
      <w:i/>
      <w:spacing w:val="-4"/>
      <w:kern w:val="28"/>
      <w:sz w:val="20"/>
      <w:szCs w:val="20"/>
      <w:lang w:val="en-GB" w:eastAsia="fr-FR"/>
    </w:rPr>
  </w:style>
  <w:style w:type="character" w:customStyle="1" w:styleId="Titre6Car">
    <w:name w:val="Titre 6 Car"/>
    <w:basedOn w:val="Policepardfaut"/>
    <w:link w:val="Titre6"/>
    <w:rsid w:val="00E538D7"/>
    <w:rPr>
      <w:rFonts w:ascii="Times New Roman" w:eastAsia="Times New Roman" w:hAnsi="Times New Roman" w:cs="Times New Roman"/>
      <w:i/>
      <w:spacing w:val="-4"/>
      <w:kern w:val="28"/>
      <w:sz w:val="20"/>
      <w:szCs w:val="20"/>
      <w:lang w:val="en-GB" w:eastAsia="fr-FR"/>
    </w:rPr>
  </w:style>
  <w:style w:type="character" w:customStyle="1" w:styleId="Titre7Car">
    <w:name w:val="Titre 7 Car"/>
    <w:basedOn w:val="Policepardfaut"/>
    <w:link w:val="Titre7"/>
    <w:rsid w:val="00E538D7"/>
    <w:rPr>
      <w:rFonts w:ascii="Times New Roman" w:eastAsia="Times New Roman" w:hAnsi="Times New Roman" w:cs="Times New Roman"/>
      <w:spacing w:val="-4"/>
      <w:kern w:val="28"/>
      <w:sz w:val="20"/>
      <w:szCs w:val="20"/>
      <w:lang w:val="en-GB" w:eastAsia="fr-FR"/>
    </w:rPr>
  </w:style>
  <w:style w:type="character" w:customStyle="1" w:styleId="Titre8Car">
    <w:name w:val="Titre 8 Car"/>
    <w:basedOn w:val="Policepardfaut"/>
    <w:link w:val="Titre8"/>
    <w:rsid w:val="00E538D7"/>
    <w:rPr>
      <w:rFonts w:ascii="Arial" w:eastAsia="Times New Roman" w:hAnsi="Arial" w:cs="Times New Roman"/>
      <w:i/>
      <w:spacing w:val="-4"/>
      <w:kern w:val="28"/>
      <w:sz w:val="18"/>
      <w:szCs w:val="20"/>
      <w:lang w:val="en-GB" w:eastAsia="fr-FR"/>
    </w:rPr>
  </w:style>
  <w:style w:type="character" w:customStyle="1" w:styleId="Titre9Car">
    <w:name w:val="Titre 9 Car"/>
    <w:basedOn w:val="Policepardfaut"/>
    <w:link w:val="Titre9"/>
    <w:rsid w:val="00E538D7"/>
    <w:rPr>
      <w:rFonts w:ascii="Arial" w:eastAsia="Times New Roman" w:hAnsi="Arial" w:cs="Times New Roman"/>
      <w:spacing w:val="-4"/>
      <w:kern w:val="28"/>
      <w:sz w:val="18"/>
      <w:szCs w:val="20"/>
      <w:lang w:val="en-GB" w:eastAsia="fr-FR"/>
    </w:rPr>
  </w:style>
  <w:style w:type="character" w:styleId="Marquedecommentaire">
    <w:name w:val="annotation reference"/>
    <w:rsid w:val="00E538D7"/>
    <w:rPr>
      <w:sz w:val="16"/>
      <w:szCs w:val="16"/>
    </w:rPr>
  </w:style>
  <w:style w:type="paragraph" w:styleId="Commentaire">
    <w:name w:val="annotation text"/>
    <w:basedOn w:val="Normal"/>
    <w:link w:val="CommentaireCar"/>
    <w:rsid w:val="00E538D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customStyle="1" w:styleId="CommentaireCar">
    <w:name w:val="Commentaire Car"/>
    <w:basedOn w:val="Policepardfaut"/>
    <w:link w:val="Commentaire"/>
    <w:rsid w:val="00E538D7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E538D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E538D7"/>
  </w:style>
  <w:style w:type="paragraph" w:customStyle="1" w:styleId="Pa4">
    <w:name w:val="Pa4"/>
    <w:basedOn w:val="Normal"/>
    <w:next w:val="Normal"/>
    <w:uiPriority w:val="99"/>
    <w:rsid w:val="00FC4A96"/>
    <w:pPr>
      <w:autoSpaceDE w:val="0"/>
      <w:autoSpaceDN w:val="0"/>
      <w:adjustRightInd w:val="0"/>
      <w:spacing w:after="0" w:line="201" w:lineRule="atLeast"/>
    </w:pPr>
    <w:rPr>
      <w:rFonts w:ascii="Helvetica Light" w:hAnsi="Helvetica Light"/>
      <w:sz w:val="24"/>
      <w:szCs w:val="24"/>
    </w:rPr>
  </w:style>
  <w:style w:type="paragraph" w:customStyle="1" w:styleId="Pa29">
    <w:name w:val="Pa29"/>
    <w:basedOn w:val="Normal"/>
    <w:next w:val="Normal"/>
    <w:uiPriority w:val="99"/>
    <w:rsid w:val="00FC4A96"/>
    <w:pPr>
      <w:autoSpaceDE w:val="0"/>
      <w:autoSpaceDN w:val="0"/>
      <w:adjustRightInd w:val="0"/>
      <w:spacing w:after="0" w:line="201" w:lineRule="atLeast"/>
    </w:pPr>
    <w:rPr>
      <w:rFonts w:ascii="Helvetica Light" w:hAnsi="Helvetica Light"/>
      <w:sz w:val="24"/>
      <w:szCs w:val="24"/>
    </w:rPr>
  </w:style>
  <w:style w:type="character" w:customStyle="1" w:styleId="A12">
    <w:name w:val="A12"/>
    <w:uiPriority w:val="99"/>
    <w:rsid w:val="00FC4A96"/>
    <w:rPr>
      <w:rFonts w:cs="Helvetica Light"/>
      <w:color w:val="000000"/>
      <w:sz w:val="20"/>
      <w:szCs w:val="20"/>
    </w:rPr>
  </w:style>
  <w:style w:type="character" w:customStyle="1" w:styleId="A7">
    <w:name w:val="A7"/>
    <w:uiPriority w:val="99"/>
    <w:rsid w:val="00FC4A96"/>
    <w:rPr>
      <w:rFonts w:ascii="Arial Narrow" w:hAnsi="Arial Narrow" w:cs="Arial Narrow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emf"/><Relationship Id="rId34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2.emf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comments" Target="comments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5DF7437-37E6-4954-B602-BBDB86121A9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EF97B93-6022-4C5B-BC03-075D1FD019FC}">
      <dgm:prSet phldrT="[Texte]"/>
      <dgm:spPr/>
      <dgm:t>
        <a:bodyPr/>
        <a:lstStyle/>
        <a:p>
          <a:r>
            <a:rPr lang="fr-FR"/>
            <a:t>Installing the SHG or THG module</a:t>
          </a:r>
        </a:p>
      </dgm:t>
    </dgm:pt>
    <dgm:pt modelId="{9B5D9764-A366-448E-AC02-04D4539AF0AA}" type="parTrans" cxnId="{427F8B98-5F8C-4B39-AE45-50FE6C707851}">
      <dgm:prSet/>
      <dgm:spPr/>
      <dgm:t>
        <a:bodyPr/>
        <a:lstStyle/>
        <a:p>
          <a:endParaRPr lang="fr-FR"/>
        </a:p>
      </dgm:t>
    </dgm:pt>
    <dgm:pt modelId="{E0219DC3-5E57-4947-AB10-4BC827974759}" type="sibTrans" cxnId="{427F8B98-5F8C-4B39-AE45-50FE6C707851}">
      <dgm:prSet/>
      <dgm:spPr/>
      <dgm:t>
        <a:bodyPr/>
        <a:lstStyle/>
        <a:p>
          <a:endParaRPr lang="fr-FR"/>
        </a:p>
      </dgm:t>
    </dgm:pt>
    <dgm:pt modelId="{F76B00D6-A85A-438C-8060-62A3AE775843}" type="asst">
      <dgm:prSet phldrT="[Texte]"/>
      <dgm:spPr/>
      <dgm:t>
        <a:bodyPr/>
        <a:lstStyle/>
        <a:p>
          <a:r>
            <a:rPr lang="fr-FR"/>
            <a:t>Run the laser and check the energy level</a:t>
          </a:r>
        </a:p>
      </dgm:t>
    </dgm:pt>
    <dgm:pt modelId="{55621E38-7DB6-4CE8-B098-1566C765AC44}" type="parTrans" cxnId="{783334F5-A266-49B2-BA57-8B4C93C2113B}">
      <dgm:prSet/>
      <dgm:spPr/>
      <dgm:t>
        <a:bodyPr/>
        <a:lstStyle/>
        <a:p>
          <a:endParaRPr lang="fr-FR"/>
        </a:p>
      </dgm:t>
    </dgm:pt>
    <dgm:pt modelId="{206DE1E4-914E-43E9-8568-933C52A471D3}" type="sibTrans" cxnId="{783334F5-A266-49B2-BA57-8B4C93C2113B}">
      <dgm:prSet/>
      <dgm:spPr/>
      <dgm:t>
        <a:bodyPr/>
        <a:lstStyle/>
        <a:p>
          <a:endParaRPr lang="fr-FR"/>
        </a:p>
      </dgm:t>
    </dgm:pt>
    <dgm:pt modelId="{EBE393FF-593E-4702-B66D-1387AF867BA1}">
      <dgm:prSet phldrT="[Texte]"/>
      <dgm:spPr/>
      <dgm:t>
        <a:bodyPr/>
        <a:lstStyle/>
        <a:p>
          <a:r>
            <a:rPr lang="fr-FR"/>
            <a:t>If Energy&gt;60mJ</a:t>
          </a:r>
        </a:p>
      </dgm:t>
    </dgm:pt>
    <dgm:pt modelId="{1D0D23DD-9423-4398-B403-599BCDB080D4}" type="parTrans" cxnId="{59522C77-8DD2-4901-8331-146B25C5BA32}">
      <dgm:prSet/>
      <dgm:spPr/>
      <dgm:t>
        <a:bodyPr/>
        <a:lstStyle/>
        <a:p>
          <a:endParaRPr lang="fr-FR"/>
        </a:p>
      </dgm:t>
    </dgm:pt>
    <dgm:pt modelId="{3AD87584-7B2C-4DC8-A316-7BBE74479012}" type="sibTrans" cxnId="{59522C77-8DD2-4901-8331-146B25C5BA32}">
      <dgm:prSet/>
      <dgm:spPr/>
      <dgm:t>
        <a:bodyPr/>
        <a:lstStyle/>
        <a:p>
          <a:endParaRPr lang="fr-FR"/>
        </a:p>
      </dgm:t>
    </dgm:pt>
    <dgm:pt modelId="{A1661E1E-EA05-45C0-ADE2-839BA8B41DC6}">
      <dgm:prSet phldrT="[Texte]"/>
      <dgm:spPr/>
      <dgm:t>
        <a:bodyPr/>
        <a:lstStyle/>
        <a:p>
          <a:r>
            <a:rPr lang="fr-FR"/>
            <a:t>If Energy&lt;60mJ</a:t>
          </a:r>
        </a:p>
      </dgm:t>
    </dgm:pt>
    <dgm:pt modelId="{A9EC9B39-670F-4A6E-9AEE-0CC39C7CB519}" type="parTrans" cxnId="{3746FB7B-2FCC-4C4E-8335-63AF885BCAF2}">
      <dgm:prSet/>
      <dgm:spPr/>
      <dgm:t>
        <a:bodyPr/>
        <a:lstStyle/>
        <a:p>
          <a:endParaRPr lang="fr-FR"/>
        </a:p>
      </dgm:t>
    </dgm:pt>
    <dgm:pt modelId="{B1BBB865-320D-4029-A77D-C75D01F4CC41}" type="sibTrans" cxnId="{3746FB7B-2FCC-4C4E-8335-63AF885BCAF2}">
      <dgm:prSet/>
      <dgm:spPr/>
      <dgm:t>
        <a:bodyPr/>
        <a:lstStyle/>
        <a:p>
          <a:endParaRPr lang="fr-FR"/>
        </a:p>
      </dgm:t>
    </dgm:pt>
    <dgm:pt modelId="{B7736B0D-B6D9-44F3-A7EF-D98450A4F2EF}">
      <dgm:prSet phldrT="[Texte]"/>
      <dgm:spPr/>
      <dgm:t>
        <a:bodyPr/>
        <a:lstStyle/>
        <a:p>
          <a:r>
            <a:rPr lang="fr-FR"/>
            <a:t>Launch the APM</a:t>
          </a:r>
        </a:p>
      </dgm:t>
    </dgm:pt>
    <dgm:pt modelId="{6112EFDC-86A8-49AC-9C33-2B510A5530F1}" type="parTrans" cxnId="{B321A721-FB63-4425-B7B8-A27EF3CD91D7}">
      <dgm:prSet/>
      <dgm:spPr/>
      <dgm:t>
        <a:bodyPr/>
        <a:lstStyle/>
        <a:p>
          <a:endParaRPr lang="fr-FR"/>
        </a:p>
      </dgm:t>
    </dgm:pt>
    <dgm:pt modelId="{BC9EC488-5EF3-4769-9512-ACF5C4AAA65A}" type="sibTrans" cxnId="{B321A721-FB63-4425-B7B8-A27EF3CD91D7}">
      <dgm:prSet/>
      <dgm:spPr/>
      <dgm:t>
        <a:bodyPr/>
        <a:lstStyle/>
        <a:p>
          <a:endParaRPr lang="fr-FR"/>
        </a:p>
      </dgm:t>
    </dgm:pt>
    <dgm:pt modelId="{33750F97-5C28-4D73-9D88-258B7C45862A}">
      <dgm:prSet phldrT="[Texte]"/>
      <dgm:spPr/>
      <dgm:t>
        <a:bodyPr/>
        <a:lstStyle/>
        <a:p>
          <a:r>
            <a:rPr lang="fr-FR"/>
            <a:t>Angle tune  the HG</a:t>
          </a:r>
        </a:p>
      </dgm:t>
    </dgm:pt>
    <dgm:pt modelId="{FEC355B6-E86F-4C64-BEF0-9E867C750A6D}" type="parTrans" cxnId="{93540F40-4956-4B38-BA07-E3BA98CA64BB}">
      <dgm:prSet/>
      <dgm:spPr/>
      <dgm:t>
        <a:bodyPr/>
        <a:lstStyle/>
        <a:p>
          <a:endParaRPr lang="fr-FR"/>
        </a:p>
      </dgm:t>
    </dgm:pt>
    <dgm:pt modelId="{AD5FE336-4448-4546-A29B-8ED98B09BB1C}" type="sibTrans" cxnId="{93540F40-4956-4B38-BA07-E3BA98CA64BB}">
      <dgm:prSet/>
      <dgm:spPr/>
      <dgm:t>
        <a:bodyPr/>
        <a:lstStyle/>
        <a:p>
          <a:endParaRPr lang="fr-FR"/>
        </a:p>
      </dgm:t>
    </dgm:pt>
    <dgm:pt modelId="{789D9F46-2EC2-4C23-9F76-4C47B04C02AC}">
      <dgm:prSet phldrT="[Texte]"/>
      <dgm:spPr/>
      <dgm:t>
        <a:bodyPr/>
        <a:lstStyle/>
        <a:p>
          <a:r>
            <a:rPr lang="fr-FR"/>
            <a:t>Else validate the APM  and add another HG</a:t>
          </a:r>
        </a:p>
      </dgm:t>
    </dgm:pt>
    <dgm:pt modelId="{1BB6D94F-E332-47E5-93FE-58E364AF0FAD}" type="parTrans" cxnId="{B8BF0988-A500-4CED-8018-A0A366E35415}">
      <dgm:prSet/>
      <dgm:spPr/>
      <dgm:t>
        <a:bodyPr/>
        <a:lstStyle/>
        <a:p>
          <a:endParaRPr lang="fr-FR"/>
        </a:p>
      </dgm:t>
    </dgm:pt>
    <dgm:pt modelId="{1FCABB03-FF2E-4851-9134-D85001C72711}" type="sibTrans" cxnId="{B8BF0988-A500-4CED-8018-A0A366E35415}">
      <dgm:prSet/>
      <dgm:spPr/>
      <dgm:t>
        <a:bodyPr/>
        <a:lstStyle/>
        <a:p>
          <a:endParaRPr lang="fr-FR"/>
        </a:p>
      </dgm:t>
    </dgm:pt>
    <dgm:pt modelId="{9D5D099E-66EE-4125-962A-9344D08E2589}" type="asst">
      <dgm:prSet phldrT="[Texte]"/>
      <dgm:spPr/>
      <dgm:t>
        <a:bodyPr/>
        <a:lstStyle/>
        <a:p>
          <a:r>
            <a:rPr lang="fr-FR"/>
            <a:t>If energy far bellow from the specs</a:t>
          </a:r>
        </a:p>
      </dgm:t>
    </dgm:pt>
    <dgm:pt modelId="{A1C1A63D-C9C9-40BB-87DA-5BADCC4F46F9}" type="parTrans" cxnId="{E7B78308-A273-4939-A447-E61E51FECF28}">
      <dgm:prSet/>
      <dgm:spPr/>
      <dgm:t>
        <a:bodyPr/>
        <a:lstStyle/>
        <a:p>
          <a:endParaRPr lang="fr-FR"/>
        </a:p>
      </dgm:t>
    </dgm:pt>
    <dgm:pt modelId="{3752F963-55EE-426E-AEB6-E7D0A1A52A0A}" type="sibTrans" cxnId="{E7B78308-A273-4939-A447-E61E51FECF28}">
      <dgm:prSet/>
      <dgm:spPr/>
      <dgm:t>
        <a:bodyPr/>
        <a:lstStyle/>
        <a:p>
          <a:endParaRPr lang="fr-FR"/>
        </a:p>
      </dgm:t>
    </dgm:pt>
    <dgm:pt modelId="{FBCEE417-D012-41E8-BDEB-C3D1FBD8D7B3}" type="asst">
      <dgm:prSet phldrT="[Texte]"/>
      <dgm:spPr/>
      <dgm:t>
        <a:bodyPr/>
        <a:lstStyle/>
        <a:p>
          <a:r>
            <a:rPr lang="fr-FR"/>
            <a:t>Do not validate the APM</a:t>
          </a:r>
        </a:p>
      </dgm:t>
    </dgm:pt>
    <dgm:pt modelId="{850F66AB-1A2D-4B73-9F0B-9C23191F2EBF}" type="parTrans" cxnId="{ABEB1DC1-3392-4C83-AB95-7258A3D1DC0B}">
      <dgm:prSet/>
      <dgm:spPr/>
      <dgm:t>
        <a:bodyPr/>
        <a:lstStyle/>
        <a:p>
          <a:endParaRPr lang="fr-FR"/>
        </a:p>
      </dgm:t>
    </dgm:pt>
    <dgm:pt modelId="{D17D8648-8406-459D-92B6-6BFB438135BE}" type="sibTrans" cxnId="{ABEB1DC1-3392-4C83-AB95-7258A3D1DC0B}">
      <dgm:prSet/>
      <dgm:spPr/>
      <dgm:t>
        <a:bodyPr/>
        <a:lstStyle/>
        <a:p>
          <a:endParaRPr lang="fr-FR"/>
        </a:p>
      </dgm:t>
    </dgm:pt>
    <dgm:pt modelId="{67EEFCA9-7645-44C4-A679-AD654DC0F522}">
      <dgm:prSet phldrT="[Texte]"/>
      <dgm:spPr/>
      <dgm:t>
        <a:bodyPr/>
        <a:lstStyle/>
        <a:p>
          <a:r>
            <a:rPr lang="fr-FR"/>
            <a:t>Press Default Set Point Temperature</a:t>
          </a:r>
        </a:p>
      </dgm:t>
    </dgm:pt>
    <dgm:pt modelId="{ECCADD8D-82D1-4FF0-A885-FDE385401B64}" type="parTrans" cxnId="{0E076BA3-C844-4AE0-B620-26C90B7A936C}">
      <dgm:prSet/>
      <dgm:spPr/>
      <dgm:t>
        <a:bodyPr/>
        <a:lstStyle/>
        <a:p>
          <a:endParaRPr lang="fr-FR"/>
        </a:p>
      </dgm:t>
    </dgm:pt>
    <dgm:pt modelId="{0AA58712-0223-473F-9035-5CC6820562C9}" type="sibTrans" cxnId="{0E076BA3-C844-4AE0-B620-26C90B7A936C}">
      <dgm:prSet/>
      <dgm:spPr/>
      <dgm:t>
        <a:bodyPr/>
        <a:lstStyle/>
        <a:p>
          <a:endParaRPr lang="fr-FR"/>
        </a:p>
      </dgm:t>
    </dgm:pt>
    <dgm:pt modelId="{53DFC30C-EEA6-4D85-BB8B-526E1D266014}" type="pres">
      <dgm:prSet presAssocID="{05DF7437-37E6-4954-B602-BBDB86121A9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6437214-F70C-4F57-BD9F-E40F62799323}" type="pres">
      <dgm:prSet presAssocID="{BEF97B93-6022-4C5B-BC03-075D1FD019FC}" presName="hierRoot1" presStyleCnt="0">
        <dgm:presLayoutVars>
          <dgm:hierBranch val="init"/>
        </dgm:presLayoutVars>
      </dgm:prSet>
      <dgm:spPr/>
    </dgm:pt>
    <dgm:pt modelId="{88B98A86-09EC-42A7-973F-FC982AD55292}" type="pres">
      <dgm:prSet presAssocID="{BEF97B93-6022-4C5B-BC03-075D1FD019FC}" presName="rootComposite1" presStyleCnt="0"/>
      <dgm:spPr/>
    </dgm:pt>
    <dgm:pt modelId="{A95D22E2-B5CD-494C-9EDD-333824CE16A5}" type="pres">
      <dgm:prSet presAssocID="{BEF97B93-6022-4C5B-BC03-075D1FD019FC}" presName="rootText1" presStyleLbl="node0" presStyleIdx="0" presStyleCnt="1" custScaleX="187321" custScaleY="10131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85E4AAC-18BA-472E-9683-456E51AC4805}" type="pres">
      <dgm:prSet presAssocID="{BEF97B93-6022-4C5B-BC03-075D1FD019FC}" presName="rootConnector1" presStyleLbl="node1" presStyleIdx="0" presStyleCnt="0"/>
      <dgm:spPr/>
    </dgm:pt>
    <dgm:pt modelId="{A7771A2E-38E1-441F-A6FE-709107607CD9}" type="pres">
      <dgm:prSet presAssocID="{BEF97B93-6022-4C5B-BC03-075D1FD019FC}" presName="hierChild2" presStyleCnt="0"/>
      <dgm:spPr/>
    </dgm:pt>
    <dgm:pt modelId="{0522CE3C-7CF5-4CF1-A521-885FD89350C8}" type="pres">
      <dgm:prSet presAssocID="{1D0D23DD-9423-4398-B403-599BCDB080D4}" presName="Name37" presStyleLbl="parChTrans1D2" presStyleIdx="0" presStyleCnt="3"/>
      <dgm:spPr/>
    </dgm:pt>
    <dgm:pt modelId="{3F74D29B-624A-434B-929E-3A1669FD2D85}" type="pres">
      <dgm:prSet presAssocID="{EBE393FF-593E-4702-B66D-1387AF867BA1}" presName="hierRoot2" presStyleCnt="0">
        <dgm:presLayoutVars>
          <dgm:hierBranch val="init"/>
        </dgm:presLayoutVars>
      </dgm:prSet>
      <dgm:spPr/>
    </dgm:pt>
    <dgm:pt modelId="{734D2B68-9A61-4EE3-BC79-89DDEC8E3AAF}" type="pres">
      <dgm:prSet presAssocID="{EBE393FF-593E-4702-B66D-1387AF867BA1}" presName="rootComposite" presStyleCnt="0"/>
      <dgm:spPr/>
    </dgm:pt>
    <dgm:pt modelId="{73AA512D-9EE4-442C-9348-BCC7B412FD82}" type="pres">
      <dgm:prSet presAssocID="{EBE393FF-593E-4702-B66D-1387AF867BA1}" presName="rootText" presStyleLbl="node2" presStyleIdx="0" presStyleCnt="2" custScaleX="162038" custScaleY="123247" custLinFactX="-13665" custLinFactNeighborX="-100000" custLinFactNeighborY="1247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AD052E7-9F4F-4497-BD10-76F487B846F4}" type="pres">
      <dgm:prSet presAssocID="{EBE393FF-593E-4702-B66D-1387AF867BA1}" presName="rootConnector" presStyleLbl="node2" presStyleIdx="0" presStyleCnt="2"/>
      <dgm:spPr/>
    </dgm:pt>
    <dgm:pt modelId="{EB103065-10E3-4B1D-9959-023634EBE002}" type="pres">
      <dgm:prSet presAssocID="{EBE393FF-593E-4702-B66D-1387AF867BA1}" presName="hierChild4" presStyleCnt="0"/>
      <dgm:spPr/>
    </dgm:pt>
    <dgm:pt modelId="{8C5355EA-76FB-4E18-97E7-600D2BB366CC}" type="pres">
      <dgm:prSet presAssocID="{6112EFDC-86A8-49AC-9C33-2B510A5530F1}" presName="Name37" presStyleLbl="parChTrans1D3" presStyleIdx="0" presStyleCnt="2"/>
      <dgm:spPr/>
    </dgm:pt>
    <dgm:pt modelId="{8234AFA2-CF17-4F0E-B2B5-6DF3240807BA}" type="pres">
      <dgm:prSet presAssocID="{B7736B0D-B6D9-44F3-A7EF-D98450A4F2EF}" presName="hierRoot2" presStyleCnt="0">
        <dgm:presLayoutVars>
          <dgm:hierBranch val="init"/>
        </dgm:presLayoutVars>
      </dgm:prSet>
      <dgm:spPr/>
    </dgm:pt>
    <dgm:pt modelId="{A060FA52-C5F5-4255-BB48-F1B4E9BCCDA0}" type="pres">
      <dgm:prSet presAssocID="{B7736B0D-B6D9-44F3-A7EF-D98450A4F2EF}" presName="rootComposite" presStyleCnt="0"/>
      <dgm:spPr/>
    </dgm:pt>
    <dgm:pt modelId="{A33FC122-4C9D-4C86-86E4-BA4927C54960}" type="pres">
      <dgm:prSet presAssocID="{B7736B0D-B6D9-44F3-A7EF-D98450A4F2EF}" presName="rootText" presStyleLbl="node3" presStyleIdx="0" presStyleCnt="2" custScaleX="160044" custScaleY="104194" custLinFactX="-14822" custLinFactNeighborX="-100000" custLinFactNeighborY="-1007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D0ADD6B-E109-4DDC-A302-BD9777EA08A2}" type="pres">
      <dgm:prSet presAssocID="{B7736B0D-B6D9-44F3-A7EF-D98450A4F2EF}" presName="rootConnector" presStyleLbl="node3" presStyleIdx="0" presStyleCnt="2"/>
      <dgm:spPr/>
    </dgm:pt>
    <dgm:pt modelId="{9BE0C870-B9C0-4911-AB64-9FCD089A587D}" type="pres">
      <dgm:prSet presAssocID="{B7736B0D-B6D9-44F3-A7EF-D98450A4F2EF}" presName="hierChild4" presStyleCnt="0"/>
      <dgm:spPr/>
    </dgm:pt>
    <dgm:pt modelId="{F2B06FBA-3169-48F3-B214-6431B3874450}" type="pres">
      <dgm:prSet presAssocID="{1BB6D94F-E332-47E5-93FE-58E364AF0FAD}" presName="Name37" presStyleLbl="parChTrans1D4" presStyleIdx="0" presStyleCnt="4"/>
      <dgm:spPr/>
    </dgm:pt>
    <dgm:pt modelId="{CCC690D5-7DE9-46CE-AE10-672D7BE5DC50}" type="pres">
      <dgm:prSet presAssocID="{789D9F46-2EC2-4C23-9F76-4C47B04C02AC}" presName="hierRoot2" presStyleCnt="0">
        <dgm:presLayoutVars>
          <dgm:hierBranch val="init"/>
        </dgm:presLayoutVars>
      </dgm:prSet>
      <dgm:spPr/>
    </dgm:pt>
    <dgm:pt modelId="{4C2E7C01-57B9-4DFB-ACB9-E8256A2B118D}" type="pres">
      <dgm:prSet presAssocID="{789D9F46-2EC2-4C23-9F76-4C47B04C02AC}" presName="rootComposite" presStyleCnt="0"/>
      <dgm:spPr/>
    </dgm:pt>
    <dgm:pt modelId="{70360397-273D-4C8C-B83A-2C7BC4665B42}" type="pres">
      <dgm:prSet presAssocID="{789D9F46-2EC2-4C23-9F76-4C47B04C02AC}" presName="rootText" presStyleLbl="node4" presStyleIdx="0" presStyleCnt="2" custScaleX="285028" custLinFactX="-100000" custLinFactNeighborX="-143843" custLinFactNeighborY="34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15D446E-F38B-4163-9F10-0F88CCAAAB29}" type="pres">
      <dgm:prSet presAssocID="{789D9F46-2EC2-4C23-9F76-4C47B04C02AC}" presName="rootConnector" presStyleLbl="node4" presStyleIdx="0" presStyleCnt="2"/>
      <dgm:spPr/>
    </dgm:pt>
    <dgm:pt modelId="{7658D4DA-76F2-427A-94B0-EE743F5C9DE0}" type="pres">
      <dgm:prSet presAssocID="{789D9F46-2EC2-4C23-9F76-4C47B04C02AC}" presName="hierChild4" presStyleCnt="0"/>
      <dgm:spPr/>
    </dgm:pt>
    <dgm:pt modelId="{7BCAD100-7BC0-4B2F-82AB-4E3407D67871}" type="pres">
      <dgm:prSet presAssocID="{789D9F46-2EC2-4C23-9F76-4C47B04C02AC}" presName="hierChild5" presStyleCnt="0"/>
      <dgm:spPr/>
    </dgm:pt>
    <dgm:pt modelId="{1634C011-DE41-4CA8-9C22-0B7A86EAAE33}" type="pres">
      <dgm:prSet presAssocID="{B7736B0D-B6D9-44F3-A7EF-D98450A4F2EF}" presName="hierChild5" presStyleCnt="0"/>
      <dgm:spPr/>
    </dgm:pt>
    <dgm:pt modelId="{F01ECCF5-E7C3-4610-A441-6CECB83FEAA7}" type="pres">
      <dgm:prSet presAssocID="{A1C1A63D-C9C9-40BB-87DA-5BADCC4F46F9}" presName="Name111" presStyleLbl="parChTrans1D4" presStyleIdx="1" presStyleCnt="4"/>
      <dgm:spPr/>
    </dgm:pt>
    <dgm:pt modelId="{B52A2C80-C66A-476F-B606-EADC5198A6F9}" type="pres">
      <dgm:prSet presAssocID="{9D5D099E-66EE-4125-962A-9344D08E2589}" presName="hierRoot3" presStyleCnt="0">
        <dgm:presLayoutVars>
          <dgm:hierBranch val="init"/>
        </dgm:presLayoutVars>
      </dgm:prSet>
      <dgm:spPr/>
    </dgm:pt>
    <dgm:pt modelId="{20755DEB-F10A-44D2-AE01-92558C8C0E1C}" type="pres">
      <dgm:prSet presAssocID="{9D5D099E-66EE-4125-962A-9344D08E2589}" presName="rootComposite3" presStyleCnt="0"/>
      <dgm:spPr/>
    </dgm:pt>
    <dgm:pt modelId="{CE23950E-BD17-4C9C-9342-DB9E9FCD1275}" type="pres">
      <dgm:prSet presAssocID="{9D5D099E-66EE-4125-962A-9344D08E2589}" presName="rootText3" presStyleLbl="asst3" presStyleIdx="0" presStyleCnt="2" custScaleX="164649" custScaleY="102705" custLinFactNeighborX="74212" custLinFactNeighborY="-2276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BA20011-1AD9-495C-9B71-21F6F4D9D1DA}" type="pres">
      <dgm:prSet presAssocID="{9D5D099E-66EE-4125-962A-9344D08E2589}" presName="rootConnector3" presStyleLbl="asst3" presStyleIdx="0" presStyleCnt="2"/>
      <dgm:spPr/>
    </dgm:pt>
    <dgm:pt modelId="{3D3A9E7C-50F3-4191-99D7-ADDC9DA56925}" type="pres">
      <dgm:prSet presAssocID="{9D5D099E-66EE-4125-962A-9344D08E2589}" presName="hierChild6" presStyleCnt="0"/>
      <dgm:spPr/>
    </dgm:pt>
    <dgm:pt modelId="{644CE049-E248-42D8-B7FF-9D4B7E01E935}" type="pres">
      <dgm:prSet presAssocID="{9D5D099E-66EE-4125-962A-9344D08E2589}" presName="hierChild7" presStyleCnt="0"/>
      <dgm:spPr/>
    </dgm:pt>
    <dgm:pt modelId="{58700407-B34D-4411-9638-80A498413467}" type="pres">
      <dgm:prSet presAssocID="{850F66AB-1A2D-4B73-9F0B-9C23191F2EBF}" presName="Name111" presStyleLbl="parChTrans1D4" presStyleIdx="2" presStyleCnt="4"/>
      <dgm:spPr/>
    </dgm:pt>
    <dgm:pt modelId="{9F7566CF-561D-4B54-BBE7-908CBF0D762C}" type="pres">
      <dgm:prSet presAssocID="{FBCEE417-D012-41E8-BDEB-C3D1FBD8D7B3}" presName="hierRoot3" presStyleCnt="0">
        <dgm:presLayoutVars>
          <dgm:hierBranch val="init"/>
        </dgm:presLayoutVars>
      </dgm:prSet>
      <dgm:spPr/>
    </dgm:pt>
    <dgm:pt modelId="{AF98CEFE-1899-4183-B6FA-457719293791}" type="pres">
      <dgm:prSet presAssocID="{FBCEE417-D012-41E8-BDEB-C3D1FBD8D7B3}" presName="rootComposite3" presStyleCnt="0"/>
      <dgm:spPr/>
    </dgm:pt>
    <dgm:pt modelId="{1AB82A8E-E310-4C52-9CEC-F1356413F1BE}" type="pres">
      <dgm:prSet presAssocID="{FBCEE417-D012-41E8-BDEB-C3D1FBD8D7B3}" presName="rootText3" presStyleLbl="asst3" presStyleIdx="1" presStyleCnt="2" custScaleX="156342" custScaleY="137234" custLinFactX="100000" custLinFactY="10493" custLinFactNeighborX="114039" custLinFactNeighborY="10000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7B876A3-F36B-4E43-BD24-AC46254AE704}" type="pres">
      <dgm:prSet presAssocID="{FBCEE417-D012-41E8-BDEB-C3D1FBD8D7B3}" presName="rootConnector3" presStyleLbl="asst3" presStyleIdx="1" presStyleCnt="2"/>
      <dgm:spPr/>
    </dgm:pt>
    <dgm:pt modelId="{D98508FB-20D7-428E-9FE7-9003CF1AE274}" type="pres">
      <dgm:prSet presAssocID="{FBCEE417-D012-41E8-BDEB-C3D1FBD8D7B3}" presName="hierChild6" presStyleCnt="0"/>
      <dgm:spPr/>
    </dgm:pt>
    <dgm:pt modelId="{986E80BD-E316-4732-8702-3CE34B906701}" type="pres">
      <dgm:prSet presAssocID="{FBCEE417-D012-41E8-BDEB-C3D1FBD8D7B3}" presName="hierChild7" presStyleCnt="0"/>
      <dgm:spPr/>
    </dgm:pt>
    <dgm:pt modelId="{79830C54-7F50-42BA-AD4B-779625241AAA}" type="pres">
      <dgm:prSet presAssocID="{EBE393FF-593E-4702-B66D-1387AF867BA1}" presName="hierChild5" presStyleCnt="0"/>
      <dgm:spPr/>
    </dgm:pt>
    <dgm:pt modelId="{C796B463-3A80-4B5C-BC80-D0FA6F8449AC}" type="pres">
      <dgm:prSet presAssocID="{A9EC9B39-670F-4A6E-9AEE-0CC39C7CB519}" presName="Name37" presStyleLbl="parChTrans1D2" presStyleIdx="1" presStyleCnt="3"/>
      <dgm:spPr/>
    </dgm:pt>
    <dgm:pt modelId="{C8E4FF44-4C4C-4032-88D5-33DD4CEC9187}" type="pres">
      <dgm:prSet presAssocID="{A1661E1E-EA05-45C0-ADE2-839BA8B41DC6}" presName="hierRoot2" presStyleCnt="0">
        <dgm:presLayoutVars>
          <dgm:hierBranch val="init"/>
        </dgm:presLayoutVars>
      </dgm:prSet>
      <dgm:spPr/>
    </dgm:pt>
    <dgm:pt modelId="{5FECD92E-4A3D-458B-9395-F9E4EBB76FBD}" type="pres">
      <dgm:prSet presAssocID="{A1661E1E-EA05-45C0-ADE2-839BA8B41DC6}" presName="rootComposite" presStyleCnt="0"/>
      <dgm:spPr/>
    </dgm:pt>
    <dgm:pt modelId="{398D32C3-50BA-4F45-9E6C-A3135B67A997}" type="pres">
      <dgm:prSet presAssocID="{A1661E1E-EA05-45C0-ADE2-839BA8B41DC6}" presName="rootText" presStyleLbl="node2" presStyleIdx="1" presStyleCnt="2" custScaleX="123318" custScaleY="100295" custLinFactX="92562" custLinFactNeighborX="100000" custLinFactNeighborY="-672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D6B8EA1-1405-4D84-AF01-6029892E111D}" type="pres">
      <dgm:prSet presAssocID="{A1661E1E-EA05-45C0-ADE2-839BA8B41DC6}" presName="rootConnector" presStyleLbl="node2" presStyleIdx="1" presStyleCnt="2"/>
      <dgm:spPr/>
    </dgm:pt>
    <dgm:pt modelId="{87B8CF35-E4CF-4E40-843B-C041F0379F1F}" type="pres">
      <dgm:prSet presAssocID="{A1661E1E-EA05-45C0-ADE2-839BA8B41DC6}" presName="hierChild4" presStyleCnt="0"/>
      <dgm:spPr/>
    </dgm:pt>
    <dgm:pt modelId="{64919D4E-A4C2-4AE5-BDD8-08EF570BE9DF}" type="pres">
      <dgm:prSet presAssocID="{ECCADD8D-82D1-4FF0-A885-FDE385401B64}" presName="Name37" presStyleLbl="parChTrans1D3" presStyleIdx="1" presStyleCnt="2"/>
      <dgm:spPr/>
    </dgm:pt>
    <dgm:pt modelId="{20728A5F-52A9-4254-8DEE-DE7C0982CA96}" type="pres">
      <dgm:prSet presAssocID="{67EEFCA9-7645-44C4-A679-AD654DC0F522}" presName="hierRoot2" presStyleCnt="0">
        <dgm:presLayoutVars>
          <dgm:hierBranch val="init"/>
        </dgm:presLayoutVars>
      </dgm:prSet>
      <dgm:spPr/>
    </dgm:pt>
    <dgm:pt modelId="{A6A30BC9-13A5-4304-B976-A3423185ED4B}" type="pres">
      <dgm:prSet presAssocID="{67EEFCA9-7645-44C4-A679-AD654DC0F522}" presName="rootComposite" presStyleCnt="0"/>
      <dgm:spPr/>
    </dgm:pt>
    <dgm:pt modelId="{4228F370-40E7-4D92-BC80-8B1EA89AF829}" type="pres">
      <dgm:prSet presAssocID="{67EEFCA9-7645-44C4-A679-AD654DC0F522}" presName="rootText" presStyleLbl="node3" presStyleIdx="1" presStyleCnt="2" custScaleX="116942" custScaleY="184698" custLinFactX="47044" custLinFactY="97642" custLinFactNeighborX="100000" custLinFactNeighborY="10000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C58B432-A9AB-41F5-BA82-3DC4B63DACDF}" type="pres">
      <dgm:prSet presAssocID="{67EEFCA9-7645-44C4-A679-AD654DC0F522}" presName="rootConnector" presStyleLbl="node3" presStyleIdx="1" presStyleCnt="2"/>
      <dgm:spPr/>
    </dgm:pt>
    <dgm:pt modelId="{069D342D-F736-4584-8C1F-7495179EA0EE}" type="pres">
      <dgm:prSet presAssocID="{67EEFCA9-7645-44C4-A679-AD654DC0F522}" presName="hierChild4" presStyleCnt="0"/>
      <dgm:spPr/>
    </dgm:pt>
    <dgm:pt modelId="{CFEF0F49-B4BE-4C27-9FA6-22E7824262F6}" type="pres">
      <dgm:prSet presAssocID="{FEC355B6-E86F-4C64-BEF0-9E867C750A6D}" presName="Name37" presStyleLbl="parChTrans1D4" presStyleIdx="3" presStyleCnt="4"/>
      <dgm:spPr/>
    </dgm:pt>
    <dgm:pt modelId="{01601BC4-A3D3-4083-AAF8-2B6274B734C6}" type="pres">
      <dgm:prSet presAssocID="{33750F97-5C28-4D73-9D88-258B7C45862A}" presName="hierRoot2" presStyleCnt="0">
        <dgm:presLayoutVars>
          <dgm:hierBranch val="init"/>
        </dgm:presLayoutVars>
      </dgm:prSet>
      <dgm:spPr/>
    </dgm:pt>
    <dgm:pt modelId="{CDA69F67-9AE8-4237-AC21-49E3D06F99A8}" type="pres">
      <dgm:prSet presAssocID="{33750F97-5C28-4D73-9D88-258B7C45862A}" presName="rootComposite" presStyleCnt="0"/>
      <dgm:spPr/>
    </dgm:pt>
    <dgm:pt modelId="{3480716C-10C4-4F1C-83FF-08723C8C4874}" type="pres">
      <dgm:prSet presAssocID="{33750F97-5C28-4D73-9D88-258B7C45862A}" presName="rootText" presStyleLbl="node4" presStyleIdx="1" presStyleCnt="2" custLinFactX="88096" custLinFactY="100000" custLinFactNeighborX="100000" custLinFactNeighborY="13402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75DDA63-255F-4B7E-9FC6-A67B0F47A47A}" type="pres">
      <dgm:prSet presAssocID="{33750F97-5C28-4D73-9D88-258B7C45862A}" presName="rootConnector" presStyleLbl="node4" presStyleIdx="1" presStyleCnt="2"/>
      <dgm:spPr/>
    </dgm:pt>
    <dgm:pt modelId="{E065BD7A-6552-403C-BBD7-725F5AE47EFB}" type="pres">
      <dgm:prSet presAssocID="{33750F97-5C28-4D73-9D88-258B7C45862A}" presName="hierChild4" presStyleCnt="0"/>
      <dgm:spPr/>
    </dgm:pt>
    <dgm:pt modelId="{6F8134C8-23F3-4C65-B3D5-F01A13A5FE46}" type="pres">
      <dgm:prSet presAssocID="{33750F97-5C28-4D73-9D88-258B7C45862A}" presName="hierChild5" presStyleCnt="0"/>
      <dgm:spPr/>
    </dgm:pt>
    <dgm:pt modelId="{AF1FC109-0878-4787-979E-4F6DC55D0ED2}" type="pres">
      <dgm:prSet presAssocID="{67EEFCA9-7645-44C4-A679-AD654DC0F522}" presName="hierChild5" presStyleCnt="0"/>
      <dgm:spPr/>
    </dgm:pt>
    <dgm:pt modelId="{F56C0536-C671-4534-815C-06F158FF3B23}" type="pres">
      <dgm:prSet presAssocID="{A1661E1E-EA05-45C0-ADE2-839BA8B41DC6}" presName="hierChild5" presStyleCnt="0"/>
      <dgm:spPr/>
    </dgm:pt>
    <dgm:pt modelId="{39D5A311-461C-4DAA-8CCA-B70743DD5E0A}" type="pres">
      <dgm:prSet presAssocID="{BEF97B93-6022-4C5B-BC03-075D1FD019FC}" presName="hierChild3" presStyleCnt="0"/>
      <dgm:spPr/>
    </dgm:pt>
    <dgm:pt modelId="{B78A41D1-ACF4-4865-A5CA-F0D9986FB2F0}" type="pres">
      <dgm:prSet presAssocID="{55621E38-7DB6-4CE8-B098-1566C765AC44}" presName="Name111" presStyleLbl="parChTrans1D2" presStyleIdx="2" presStyleCnt="3"/>
      <dgm:spPr/>
    </dgm:pt>
    <dgm:pt modelId="{CE9C47F7-50ED-4D66-8A86-3E6BD0A709BB}" type="pres">
      <dgm:prSet presAssocID="{F76B00D6-A85A-438C-8060-62A3AE775843}" presName="hierRoot3" presStyleCnt="0">
        <dgm:presLayoutVars>
          <dgm:hierBranch val="init"/>
        </dgm:presLayoutVars>
      </dgm:prSet>
      <dgm:spPr/>
    </dgm:pt>
    <dgm:pt modelId="{78A9E6C7-C927-4421-B9CA-2136C59EEA3F}" type="pres">
      <dgm:prSet presAssocID="{F76B00D6-A85A-438C-8060-62A3AE775843}" presName="rootComposite3" presStyleCnt="0"/>
      <dgm:spPr/>
    </dgm:pt>
    <dgm:pt modelId="{ADF02DCE-77AE-417B-93A5-198DF9E12AD2}" type="pres">
      <dgm:prSet presAssocID="{F76B00D6-A85A-438C-8060-62A3AE775843}" presName="rootText3" presStyleLbl="asst1" presStyleIdx="0" presStyleCnt="1" custScaleX="219985" custScaleY="135985" custLinFactNeighborX="-3966" custLinFactNeighborY="991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BE96C1C-DD1A-4970-8733-629986F693CD}" type="pres">
      <dgm:prSet presAssocID="{F76B00D6-A85A-438C-8060-62A3AE775843}" presName="rootConnector3" presStyleLbl="asst1" presStyleIdx="0" presStyleCnt="1"/>
      <dgm:spPr/>
    </dgm:pt>
    <dgm:pt modelId="{6FD8A0EA-9993-402E-B760-CC7D6595303A}" type="pres">
      <dgm:prSet presAssocID="{F76B00D6-A85A-438C-8060-62A3AE775843}" presName="hierChild6" presStyleCnt="0"/>
      <dgm:spPr/>
    </dgm:pt>
    <dgm:pt modelId="{E7849725-CB1C-404A-AEC2-A6CA94C2CD68}" type="pres">
      <dgm:prSet presAssocID="{F76B00D6-A85A-438C-8060-62A3AE775843}" presName="hierChild7" presStyleCnt="0"/>
      <dgm:spPr/>
    </dgm:pt>
  </dgm:ptLst>
  <dgm:cxnLst>
    <dgm:cxn modelId="{48360A20-AAE0-4A13-B2D3-C8792BBAB5F9}" type="presOf" srcId="{9D5D099E-66EE-4125-962A-9344D08E2589}" destId="{4BA20011-1AD9-495C-9B71-21F6F4D9D1DA}" srcOrd="1" destOrd="0" presId="urn:microsoft.com/office/officeart/2005/8/layout/orgChart1"/>
    <dgm:cxn modelId="{FA3203F3-A07D-4CC0-B55D-9C53C4440434}" type="presOf" srcId="{55621E38-7DB6-4CE8-B098-1566C765AC44}" destId="{B78A41D1-ACF4-4865-A5CA-F0D9986FB2F0}" srcOrd="0" destOrd="0" presId="urn:microsoft.com/office/officeart/2005/8/layout/orgChart1"/>
    <dgm:cxn modelId="{0E076BA3-C844-4AE0-B620-26C90B7A936C}" srcId="{A1661E1E-EA05-45C0-ADE2-839BA8B41DC6}" destId="{67EEFCA9-7645-44C4-A679-AD654DC0F522}" srcOrd="0" destOrd="0" parTransId="{ECCADD8D-82D1-4FF0-A885-FDE385401B64}" sibTransId="{0AA58712-0223-473F-9035-5CC6820562C9}"/>
    <dgm:cxn modelId="{4DF9EA00-9519-4D1E-A59E-0E33C8355DEB}" type="presOf" srcId="{33750F97-5C28-4D73-9D88-258B7C45862A}" destId="{975DDA63-255F-4B7E-9FC6-A67B0F47A47A}" srcOrd="1" destOrd="0" presId="urn:microsoft.com/office/officeart/2005/8/layout/orgChart1"/>
    <dgm:cxn modelId="{427F8B98-5F8C-4B39-AE45-50FE6C707851}" srcId="{05DF7437-37E6-4954-B602-BBDB86121A99}" destId="{BEF97B93-6022-4C5B-BC03-075D1FD019FC}" srcOrd="0" destOrd="0" parTransId="{9B5D9764-A366-448E-AC02-04D4539AF0AA}" sibTransId="{E0219DC3-5E57-4947-AB10-4BC827974759}"/>
    <dgm:cxn modelId="{755DD92E-9671-4C49-B8BC-E1439AAED762}" type="presOf" srcId="{A9EC9B39-670F-4A6E-9AEE-0CC39C7CB519}" destId="{C796B463-3A80-4B5C-BC80-D0FA6F8449AC}" srcOrd="0" destOrd="0" presId="urn:microsoft.com/office/officeart/2005/8/layout/orgChart1"/>
    <dgm:cxn modelId="{C5D35C3E-2141-4AC8-90F4-BC49187295DD}" type="presOf" srcId="{FEC355B6-E86F-4C64-BEF0-9E867C750A6D}" destId="{CFEF0F49-B4BE-4C27-9FA6-22E7824262F6}" srcOrd="0" destOrd="0" presId="urn:microsoft.com/office/officeart/2005/8/layout/orgChart1"/>
    <dgm:cxn modelId="{59522C77-8DD2-4901-8331-146B25C5BA32}" srcId="{BEF97B93-6022-4C5B-BC03-075D1FD019FC}" destId="{EBE393FF-593E-4702-B66D-1387AF867BA1}" srcOrd="1" destOrd="0" parTransId="{1D0D23DD-9423-4398-B403-599BCDB080D4}" sibTransId="{3AD87584-7B2C-4DC8-A316-7BBE74479012}"/>
    <dgm:cxn modelId="{57CADA97-430C-4684-9FC6-1D50CF6A0B43}" type="presOf" srcId="{A1C1A63D-C9C9-40BB-87DA-5BADCC4F46F9}" destId="{F01ECCF5-E7C3-4610-A441-6CECB83FEAA7}" srcOrd="0" destOrd="0" presId="urn:microsoft.com/office/officeart/2005/8/layout/orgChart1"/>
    <dgm:cxn modelId="{38124E89-03A0-4544-A497-49A686BD9C31}" type="presOf" srcId="{B7736B0D-B6D9-44F3-A7EF-D98450A4F2EF}" destId="{9D0ADD6B-E109-4DDC-A302-BD9777EA08A2}" srcOrd="1" destOrd="0" presId="urn:microsoft.com/office/officeart/2005/8/layout/orgChart1"/>
    <dgm:cxn modelId="{33116A41-7447-486F-8738-8B851AC7454A}" type="presOf" srcId="{9D5D099E-66EE-4125-962A-9344D08E2589}" destId="{CE23950E-BD17-4C9C-9342-DB9E9FCD1275}" srcOrd="0" destOrd="0" presId="urn:microsoft.com/office/officeart/2005/8/layout/orgChart1"/>
    <dgm:cxn modelId="{A1F88ECE-6D87-4346-B36D-130E6F39AD52}" type="presOf" srcId="{BEF97B93-6022-4C5B-BC03-075D1FD019FC}" destId="{A95D22E2-B5CD-494C-9EDD-333824CE16A5}" srcOrd="0" destOrd="0" presId="urn:microsoft.com/office/officeart/2005/8/layout/orgChart1"/>
    <dgm:cxn modelId="{5E916EB6-F87C-4F06-BD8A-678E681DA5FE}" type="presOf" srcId="{789D9F46-2EC2-4C23-9F76-4C47B04C02AC}" destId="{E15D446E-F38B-4163-9F10-0F88CCAAAB29}" srcOrd="1" destOrd="0" presId="urn:microsoft.com/office/officeart/2005/8/layout/orgChart1"/>
    <dgm:cxn modelId="{783334F5-A266-49B2-BA57-8B4C93C2113B}" srcId="{BEF97B93-6022-4C5B-BC03-075D1FD019FC}" destId="{F76B00D6-A85A-438C-8060-62A3AE775843}" srcOrd="0" destOrd="0" parTransId="{55621E38-7DB6-4CE8-B098-1566C765AC44}" sibTransId="{206DE1E4-914E-43E9-8568-933C52A471D3}"/>
    <dgm:cxn modelId="{ABEB1DC1-3392-4C83-AB95-7258A3D1DC0B}" srcId="{9D5D099E-66EE-4125-962A-9344D08E2589}" destId="{FBCEE417-D012-41E8-BDEB-C3D1FBD8D7B3}" srcOrd="0" destOrd="0" parTransId="{850F66AB-1A2D-4B73-9F0B-9C23191F2EBF}" sibTransId="{D17D8648-8406-459D-92B6-6BFB438135BE}"/>
    <dgm:cxn modelId="{78DCCD9B-F6FB-4A9A-A75E-FFAA53E9AA57}" type="presOf" srcId="{F76B00D6-A85A-438C-8060-62A3AE775843}" destId="{ADF02DCE-77AE-417B-93A5-198DF9E12AD2}" srcOrd="0" destOrd="0" presId="urn:microsoft.com/office/officeart/2005/8/layout/orgChart1"/>
    <dgm:cxn modelId="{EEBF29CC-7518-4CDD-B5F8-CC2B6CE81522}" type="presOf" srcId="{FBCEE417-D012-41E8-BDEB-C3D1FBD8D7B3}" destId="{87B876A3-F36B-4E43-BD24-AC46254AE704}" srcOrd="1" destOrd="0" presId="urn:microsoft.com/office/officeart/2005/8/layout/orgChart1"/>
    <dgm:cxn modelId="{93540F40-4956-4B38-BA07-E3BA98CA64BB}" srcId="{67EEFCA9-7645-44C4-A679-AD654DC0F522}" destId="{33750F97-5C28-4D73-9D88-258B7C45862A}" srcOrd="0" destOrd="0" parTransId="{FEC355B6-E86F-4C64-BEF0-9E867C750A6D}" sibTransId="{AD5FE336-4448-4546-A29B-8ED98B09BB1C}"/>
    <dgm:cxn modelId="{14B3E175-BF56-44F2-A872-3F2226B195E2}" type="presOf" srcId="{33750F97-5C28-4D73-9D88-258B7C45862A}" destId="{3480716C-10C4-4F1C-83FF-08723C8C4874}" srcOrd="0" destOrd="0" presId="urn:microsoft.com/office/officeart/2005/8/layout/orgChart1"/>
    <dgm:cxn modelId="{80E21168-DF42-4471-B9FC-341C72D2E6A9}" type="presOf" srcId="{BEF97B93-6022-4C5B-BC03-075D1FD019FC}" destId="{B85E4AAC-18BA-472E-9683-456E51AC4805}" srcOrd="1" destOrd="0" presId="urn:microsoft.com/office/officeart/2005/8/layout/orgChart1"/>
    <dgm:cxn modelId="{00A031CF-3FBB-4808-B127-C5B40A5A132C}" type="presOf" srcId="{EBE393FF-593E-4702-B66D-1387AF867BA1}" destId="{73AA512D-9EE4-442C-9348-BCC7B412FD82}" srcOrd="0" destOrd="0" presId="urn:microsoft.com/office/officeart/2005/8/layout/orgChart1"/>
    <dgm:cxn modelId="{A5EBAB0C-860C-415D-AB77-CD846E819E8D}" type="presOf" srcId="{789D9F46-2EC2-4C23-9F76-4C47B04C02AC}" destId="{70360397-273D-4C8C-B83A-2C7BC4665B42}" srcOrd="0" destOrd="0" presId="urn:microsoft.com/office/officeart/2005/8/layout/orgChart1"/>
    <dgm:cxn modelId="{B8BF0988-A500-4CED-8018-A0A366E35415}" srcId="{B7736B0D-B6D9-44F3-A7EF-D98450A4F2EF}" destId="{789D9F46-2EC2-4C23-9F76-4C47B04C02AC}" srcOrd="0" destOrd="0" parTransId="{1BB6D94F-E332-47E5-93FE-58E364AF0FAD}" sibTransId="{1FCABB03-FF2E-4851-9134-D85001C72711}"/>
    <dgm:cxn modelId="{29301BB1-DAED-440B-BF7C-09D73B6FAF08}" type="presOf" srcId="{05DF7437-37E6-4954-B602-BBDB86121A99}" destId="{53DFC30C-EEA6-4D85-BB8B-526E1D266014}" srcOrd="0" destOrd="0" presId="urn:microsoft.com/office/officeart/2005/8/layout/orgChart1"/>
    <dgm:cxn modelId="{590478CA-0BF2-4AE0-8E8B-ECBD51C3C96A}" type="presOf" srcId="{1D0D23DD-9423-4398-B403-599BCDB080D4}" destId="{0522CE3C-7CF5-4CF1-A521-885FD89350C8}" srcOrd="0" destOrd="0" presId="urn:microsoft.com/office/officeart/2005/8/layout/orgChart1"/>
    <dgm:cxn modelId="{14F6D837-87F1-4C10-8D27-F3F6CE5E325E}" type="presOf" srcId="{6112EFDC-86A8-49AC-9C33-2B510A5530F1}" destId="{8C5355EA-76FB-4E18-97E7-600D2BB366CC}" srcOrd="0" destOrd="0" presId="urn:microsoft.com/office/officeart/2005/8/layout/orgChart1"/>
    <dgm:cxn modelId="{A78DF6E1-EE02-405F-A718-DDC967713645}" type="presOf" srcId="{EBE393FF-593E-4702-B66D-1387AF867BA1}" destId="{9AD052E7-9F4F-4497-BD10-76F487B846F4}" srcOrd="1" destOrd="0" presId="urn:microsoft.com/office/officeart/2005/8/layout/orgChart1"/>
    <dgm:cxn modelId="{BED54BE0-8527-483A-A605-096B05A3559F}" type="presOf" srcId="{A1661E1E-EA05-45C0-ADE2-839BA8B41DC6}" destId="{0D6B8EA1-1405-4D84-AF01-6029892E111D}" srcOrd="1" destOrd="0" presId="urn:microsoft.com/office/officeart/2005/8/layout/orgChart1"/>
    <dgm:cxn modelId="{F0070958-3F59-4EA7-BF5F-2FDB25424BE3}" type="presOf" srcId="{ECCADD8D-82D1-4FF0-A885-FDE385401B64}" destId="{64919D4E-A4C2-4AE5-BDD8-08EF570BE9DF}" srcOrd="0" destOrd="0" presId="urn:microsoft.com/office/officeart/2005/8/layout/orgChart1"/>
    <dgm:cxn modelId="{A2167F7B-04DA-4E4E-848F-3DF97A0DE31B}" type="presOf" srcId="{850F66AB-1A2D-4B73-9F0B-9C23191F2EBF}" destId="{58700407-B34D-4411-9638-80A498413467}" srcOrd="0" destOrd="0" presId="urn:microsoft.com/office/officeart/2005/8/layout/orgChart1"/>
    <dgm:cxn modelId="{B321A721-FB63-4425-B7B8-A27EF3CD91D7}" srcId="{EBE393FF-593E-4702-B66D-1387AF867BA1}" destId="{B7736B0D-B6D9-44F3-A7EF-D98450A4F2EF}" srcOrd="0" destOrd="0" parTransId="{6112EFDC-86A8-49AC-9C33-2B510A5530F1}" sibTransId="{BC9EC488-5EF3-4769-9512-ACF5C4AAA65A}"/>
    <dgm:cxn modelId="{672BD60F-DDDA-4396-B6CD-C1B5CD1C767E}" type="presOf" srcId="{1BB6D94F-E332-47E5-93FE-58E364AF0FAD}" destId="{F2B06FBA-3169-48F3-B214-6431B3874450}" srcOrd="0" destOrd="0" presId="urn:microsoft.com/office/officeart/2005/8/layout/orgChart1"/>
    <dgm:cxn modelId="{872173EE-408A-4EDB-B276-F706BC235382}" type="presOf" srcId="{67EEFCA9-7645-44C4-A679-AD654DC0F522}" destId="{0C58B432-A9AB-41F5-BA82-3DC4B63DACDF}" srcOrd="1" destOrd="0" presId="urn:microsoft.com/office/officeart/2005/8/layout/orgChart1"/>
    <dgm:cxn modelId="{6A9AFD39-7EC8-424D-8FFF-D5386CEF5184}" type="presOf" srcId="{FBCEE417-D012-41E8-BDEB-C3D1FBD8D7B3}" destId="{1AB82A8E-E310-4C52-9CEC-F1356413F1BE}" srcOrd="0" destOrd="0" presId="urn:microsoft.com/office/officeart/2005/8/layout/orgChart1"/>
    <dgm:cxn modelId="{3746FB7B-2FCC-4C4E-8335-63AF885BCAF2}" srcId="{BEF97B93-6022-4C5B-BC03-075D1FD019FC}" destId="{A1661E1E-EA05-45C0-ADE2-839BA8B41DC6}" srcOrd="2" destOrd="0" parTransId="{A9EC9B39-670F-4A6E-9AEE-0CC39C7CB519}" sibTransId="{B1BBB865-320D-4029-A77D-C75D01F4CC41}"/>
    <dgm:cxn modelId="{A142E1EB-0263-4D1F-8570-F1A58187C129}" type="presOf" srcId="{B7736B0D-B6D9-44F3-A7EF-D98450A4F2EF}" destId="{A33FC122-4C9D-4C86-86E4-BA4927C54960}" srcOrd="0" destOrd="0" presId="urn:microsoft.com/office/officeart/2005/8/layout/orgChart1"/>
    <dgm:cxn modelId="{E7B78308-A273-4939-A447-E61E51FECF28}" srcId="{B7736B0D-B6D9-44F3-A7EF-D98450A4F2EF}" destId="{9D5D099E-66EE-4125-962A-9344D08E2589}" srcOrd="1" destOrd="0" parTransId="{A1C1A63D-C9C9-40BB-87DA-5BADCC4F46F9}" sibTransId="{3752F963-55EE-426E-AEB6-E7D0A1A52A0A}"/>
    <dgm:cxn modelId="{C087E155-5A3F-49A1-BB16-10E027FFBF55}" type="presOf" srcId="{67EEFCA9-7645-44C4-A679-AD654DC0F522}" destId="{4228F370-40E7-4D92-BC80-8B1EA89AF829}" srcOrd="0" destOrd="0" presId="urn:microsoft.com/office/officeart/2005/8/layout/orgChart1"/>
    <dgm:cxn modelId="{A99CF54B-C11B-46D0-ADC2-0892DE7AF213}" type="presOf" srcId="{F76B00D6-A85A-438C-8060-62A3AE775843}" destId="{EBE96C1C-DD1A-4970-8733-629986F693CD}" srcOrd="1" destOrd="0" presId="urn:microsoft.com/office/officeart/2005/8/layout/orgChart1"/>
    <dgm:cxn modelId="{2B3B1DB9-25FF-40FC-B12C-1A6A3B2145FB}" type="presOf" srcId="{A1661E1E-EA05-45C0-ADE2-839BA8B41DC6}" destId="{398D32C3-50BA-4F45-9E6C-A3135B67A997}" srcOrd="0" destOrd="0" presId="urn:microsoft.com/office/officeart/2005/8/layout/orgChart1"/>
    <dgm:cxn modelId="{0B19466C-4492-4B7C-B9BF-44CB61AF7B2E}" type="presParOf" srcId="{53DFC30C-EEA6-4D85-BB8B-526E1D266014}" destId="{F6437214-F70C-4F57-BD9F-E40F62799323}" srcOrd="0" destOrd="0" presId="urn:microsoft.com/office/officeart/2005/8/layout/orgChart1"/>
    <dgm:cxn modelId="{4AD489C0-3AB7-4C09-A4B1-8EFF77D1011C}" type="presParOf" srcId="{F6437214-F70C-4F57-BD9F-E40F62799323}" destId="{88B98A86-09EC-42A7-973F-FC982AD55292}" srcOrd="0" destOrd="0" presId="urn:microsoft.com/office/officeart/2005/8/layout/orgChart1"/>
    <dgm:cxn modelId="{4C3896C9-D130-4F11-8FAC-21A763E318FD}" type="presParOf" srcId="{88B98A86-09EC-42A7-973F-FC982AD55292}" destId="{A95D22E2-B5CD-494C-9EDD-333824CE16A5}" srcOrd="0" destOrd="0" presId="urn:microsoft.com/office/officeart/2005/8/layout/orgChart1"/>
    <dgm:cxn modelId="{B1A7976A-ED62-420B-AEA2-F9F9C114F825}" type="presParOf" srcId="{88B98A86-09EC-42A7-973F-FC982AD55292}" destId="{B85E4AAC-18BA-472E-9683-456E51AC4805}" srcOrd="1" destOrd="0" presId="urn:microsoft.com/office/officeart/2005/8/layout/orgChart1"/>
    <dgm:cxn modelId="{6785F2D3-ADCB-4DCA-993C-572ED42180DD}" type="presParOf" srcId="{F6437214-F70C-4F57-BD9F-E40F62799323}" destId="{A7771A2E-38E1-441F-A6FE-709107607CD9}" srcOrd="1" destOrd="0" presId="urn:microsoft.com/office/officeart/2005/8/layout/orgChart1"/>
    <dgm:cxn modelId="{6A743AD6-A3E5-4E6F-A602-53AC5B5EFE5F}" type="presParOf" srcId="{A7771A2E-38E1-441F-A6FE-709107607CD9}" destId="{0522CE3C-7CF5-4CF1-A521-885FD89350C8}" srcOrd="0" destOrd="0" presId="urn:microsoft.com/office/officeart/2005/8/layout/orgChart1"/>
    <dgm:cxn modelId="{E86F68D6-B545-45BB-B501-6F9C21A5CF56}" type="presParOf" srcId="{A7771A2E-38E1-441F-A6FE-709107607CD9}" destId="{3F74D29B-624A-434B-929E-3A1669FD2D85}" srcOrd="1" destOrd="0" presId="urn:microsoft.com/office/officeart/2005/8/layout/orgChart1"/>
    <dgm:cxn modelId="{5FAF9F40-28AD-4A11-AF8A-7A5A5DCB751C}" type="presParOf" srcId="{3F74D29B-624A-434B-929E-3A1669FD2D85}" destId="{734D2B68-9A61-4EE3-BC79-89DDEC8E3AAF}" srcOrd="0" destOrd="0" presId="urn:microsoft.com/office/officeart/2005/8/layout/orgChart1"/>
    <dgm:cxn modelId="{BCC51109-0B5A-4C10-BDA1-72E856ED68E7}" type="presParOf" srcId="{734D2B68-9A61-4EE3-BC79-89DDEC8E3AAF}" destId="{73AA512D-9EE4-442C-9348-BCC7B412FD82}" srcOrd="0" destOrd="0" presId="urn:microsoft.com/office/officeart/2005/8/layout/orgChart1"/>
    <dgm:cxn modelId="{06E8E9AF-AD70-4F9E-BC34-BB34CBB4C972}" type="presParOf" srcId="{734D2B68-9A61-4EE3-BC79-89DDEC8E3AAF}" destId="{9AD052E7-9F4F-4497-BD10-76F487B846F4}" srcOrd="1" destOrd="0" presId="urn:microsoft.com/office/officeart/2005/8/layout/orgChart1"/>
    <dgm:cxn modelId="{92AC9E66-6B5E-4904-9434-AA6D06989043}" type="presParOf" srcId="{3F74D29B-624A-434B-929E-3A1669FD2D85}" destId="{EB103065-10E3-4B1D-9959-023634EBE002}" srcOrd="1" destOrd="0" presId="urn:microsoft.com/office/officeart/2005/8/layout/orgChart1"/>
    <dgm:cxn modelId="{79C5B78A-9B32-4C8D-A4DC-EE7FBCBB2824}" type="presParOf" srcId="{EB103065-10E3-4B1D-9959-023634EBE002}" destId="{8C5355EA-76FB-4E18-97E7-600D2BB366CC}" srcOrd="0" destOrd="0" presId="urn:microsoft.com/office/officeart/2005/8/layout/orgChart1"/>
    <dgm:cxn modelId="{59A55E94-8189-4118-A8AA-A5A4590A9C1B}" type="presParOf" srcId="{EB103065-10E3-4B1D-9959-023634EBE002}" destId="{8234AFA2-CF17-4F0E-B2B5-6DF3240807BA}" srcOrd="1" destOrd="0" presId="urn:microsoft.com/office/officeart/2005/8/layout/orgChart1"/>
    <dgm:cxn modelId="{BD549713-8A02-4093-B10E-127C4CD01AFD}" type="presParOf" srcId="{8234AFA2-CF17-4F0E-B2B5-6DF3240807BA}" destId="{A060FA52-C5F5-4255-BB48-F1B4E9BCCDA0}" srcOrd="0" destOrd="0" presId="urn:microsoft.com/office/officeart/2005/8/layout/orgChart1"/>
    <dgm:cxn modelId="{CCD06BBF-0A45-45FD-AE7A-81E883858415}" type="presParOf" srcId="{A060FA52-C5F5-4255-BB48-F1B4E9BCCDA0}" destId="{A33FC122-4C9D-4C86-86E4-BA4927C54960}" srcOrd="0" destOrd="0" presId="urn:microsoft.com/office/officeart/2005/8/layout/orgChart1"/>
    <dgm:cxn modelId="{4A469188-8A65-47FC-BAB0-355B50A33235}" type="presParOf" srcId="{A060FA52-C5F5-4255-BB48-F1B4E9BCCDA0}" destId="{9D0ADD6B-E109-4DDC-A302-BD9777EA08A2}" srcOrd="1" destOrd="0" presId="urn:microsoft.com/office/officeart/2005/8/layout/orgChart1"/>
    <dgm:cxn modelId="{DB40303C-FC2F-4BB6-9F9B-C5C29577993C}" type="presParOf" srcId="{8234AFA2-CF17-4F0E-B2B5-6DF3240807BA}" destId="{9BE0C870-B9C0-4911-AB64-9FCD089A587D}" srcOrd="1" destOrd="0" presId="urn:microsoft.com/office/officeart/2005/8/layout/orgChart1"/>
    <dgm:cxn modelId="{6EBA937D-C159-420B-BF2A-F70176E649EB}" type="presParOf" srcId="{9BE0C870-B9C0-4911-AB64-9FCD089A587D}" destId="{F2B06FBA-3169-48F3-B214-6431B3874450}" srcOrd="0" destOrd="0" presId="urn:microsoft.com/office/officeart/2005/8/layout/orgChart1"/>
    <dgm:cxn modelId="{CE220F02-3F27-4003-A47B-F2198E03E579}" type="presParOf" srcId="{9BE0C870-B9C0-4911-AB64-9FCD089A587D}" destId="{CCC690D5-7DE9-46CE-AE10-672D7BE5DC50}" srcOrd="1" destOrd="0" presId="urn:microsoft.com/office/officeart/2005/8/layout/orgChart1"/>
    <dgm:cxn modelId="{36F64B72-0912-4749-BEBF-E97B9C0BD142}" type="presParOf" srcId="{CCC690D5-7DE9-46CE-AE10-672D7BE5DC50}" destId="{4C2E7C01-57B9-4DFB-ACB9-E8256A2B118D}" srcOrd="0" destOrd="0" presId="urn:microsoft.com/office/officeart/2005/8/layout/orgChart1"/>
    <dgm:cxn modelId="{1238EB2D-6B0C-4586-B8E1-477881FA7BBB}" type="presParOf" srcId="{4C2E7C01-57B9-4DFB-ACB9-E8256A2B118D}" destId="{70360397-273D-4C8C-B83A-2C7BC4665B42}" srcOrd="0" destOrd="0" presId="urn:microsoft.com/office/officeart/2005/8/layout/orgChart1"/>
    <dgm:cxn modelId="{AFDD7D53-1289-4900-9079-99629E022F55}" type="presParOf" srcId="{4C2E7C01-57B9-4DFB-ACB9-E8256A2B118D}" destId="{E15D446E-F38B-4163-9F10-0F88CCAAAB29}" srcOrd="1" destOrd="0" presId="urn:microsoft.com/office/officeart/2005/8/layout/orgChart1"/>
    <dgm:cxn modelId="{FB7F4709-F817-43DB-838F-73CFFAC93C94}" type="presParOf" srcId="{CCC690D5-7DE9-46CE-AE10-672D7BE5DC50}" destId="{7658D4DA-76F2-427A-94B0-EE743F5C9DE0}" srcOrd="1" destOrd="0" presId="urn:microsoft.com/office/officeart/2005/8/layout/orgChart1"/>
    <dgm:cxn modelId="{3B08D433-DBFA-4622-B9B8-B90108D3E5B8}" type="presParOf" srcId="{CCC690D5-7DE9-46CE-AE10-672D7BE5DC50}" destId="{7BCAD100-7BC0-4B2F-82AB-4E3407D67871}" srcOrd="2" destOrd="0" presId="urn:microsoft.com/office/officeart/2005/8/layout/orgChart1"/>
    <dgm:cxn modelId="{1729591A-2381-4A2F-B7E5-4886F42CFD12}" type="presParOf" srcId="{8234AFA2-CF17-4F0E-B2B5-6DF3240807BA}" destId="{1634C011-DE41-4CA8-9C22-0B7A86EAAE33}" srcOrd="2" destOrd="0" presId="urn:microsoft.com/office/officeart/2005/8/layout/orgChart1"/>
    <dgm:cxn modelId="{C19B5DEB-1C77-4C5F-A5D1-A3C3808B96E6}" type="presParOf" srcId="{1634C011-DE41-4CA8-9C22-0B7A86EAAE33}" destId="{F01ECCF5-E7C3-4610-A441-6CECB83FEAA7}" srcOrd="0" destOrd="0" presId="urn:microsoft.com/office/officeart/2005/8/layout/orgChart1"/>
    <dgm:cxn modelId="{0863FB7B-BE85-4976-95B8-7FE0B62387E6}" type="presParOf" srcId="{1634C011-DE41-4CA8-9C22-0B7A86EAAE33}" destId="{B52A2C80-C66A-476F-B606-EADC5198A6F9}" srcOrd="1" destOrd="0" presId="urn:microsoft.com/office/officeart/2005/8/layout/orgChart1"/>
    <dgm:cxn modelId="{BABD6D8B-A7FF-48A6-893C-8ABA2393A15C}" type="presParOf" srcId="{B52A2C80-C66A-476F-B606-EADC5198A6F9}" destId="{20755DEB-F10A-44D2-AE01-92558C8C0E1C}" srcOrd="0" destOrd="0" presId="urn:microsoft.com/office/officeart/2005/8/layout/orgChart1"/>
    <dgm:cxn modelId="{E3DBBD17-4EE7-419D-9E35-29D77372B12F}" type="presParOf" srcId="{20755DEB-F10A-44D2-AE01-92558C8C0E1C}" destId="{CE23950E-BD17-4C9C-9342-DB9E9FCD1275}" srcOrd="0" destOrd="0" presId="urn:microsoft.com/office/officeart/2005/8/layout/orgChart1"/>
    <dgm:cxn modelId="{2D55E29F-E925-4D56-90AF-4E8BABCD08B2}" type="presParOf" srcId="{20755DEB-F10A-44D2-AE01-92558C8C0E1C}" destId="{4BA20011-1AD9-495C-9B71-21F6F4D9D1DA}" srcOrd="1" destOrd="0" presId="urn:microsoft.com/office/officeart/2005/8/layout/orgChart1"/>
    <dgm:cxn modelId="{220EE83E-8F12-4C47-ADDB-D0571DBB9E6A}" type="presParOf" srcId="{B52A2C80-C66A-476F-B606-EADC5198A6F9}" destId="{3D3A9E7C-50F3-4191-99D7-ADDC9DA56925}" srcOrd="1" destOrd="0" presId="urn:microsoft.com/office/officeart/2005/8/layout/orgChart1"/>
    <dgm:cxn modelId="{B38B20FF-82CC-4A93-9D88-25819DFD9E7F}" type="presParOf" srcId="{B52A2C80-C66A-476F-B606-EADC5198A6F9}" destId="{644CE049-E248-42D8-B7FF-9D4B7E01E935}" srcOrd="2" destOrd="0" presId="urn:microsoft.com/office/officeart/2005/8/layout/orgChart1"/>
    <dgm:cxn modelId="{E6B6F365-5580-495E-AD9D-0703EFC1F097}" type="presParOf" srcId="{644CE049-E248-42D8-B7FF-9D4B7E01E935}" destId="{58700407-B34D-4411-9638-80A498413467}" srcOrd="0" destOrd="0" presId="urn:microsoft.com/office/officeart/2005/8/layout/orgChart1"/>
    <dgm:cxn modelId="{E144ECC5-A0AB-4CA8-B09A-AA1C6C66737D}" type="presParOf" srcId="{644CE049-E248-42D8-B7FF-9D4B7E01E935}" destId="{9F7566CF-561D-4B54-BBE7-908CBF0D762C}" srcOrd="1" destOrd="0" presId="urn:microsoft.com/office/officeart/2005/8/layout/orgChart1"/>
    <dgm:cxn modelId="{F5355712-7FBD-414A-AB86-53A078E2D36F}" type="presParOf" srcId="{9F7566CF-561D-4B54-BBE7-908CBF0D762C}" destId="{AF98CEFE-1899-4183-B6FA-457719293791}" srcOrd="0" destOrd="0" presId="urn:microsoft.com/office/officeart/2005/8/layout/orgChart1"/>
    <dgm:cxn modelId="{4E7142D5-1D45-4C69-BDD1-6A15CD362DF3}" type="presParOf" srcId="{AF98CEFE-1899-4183-B6FA-457719293791}" destId="{1AB82A8E-E310-4C52-9CEC-F1356413F1BE}" srcOrd="0" destOrd="0" presId="urn:microsoft.com/office/officeart/2005/8/layout/orgChart1"/>
    <dgm:cxn modelId="{3074EBE2-F626-40E8-A7AA-8AF07B4B4FB8}" type="presParOf" srcId="{AF98CEFE-1899-4183-B6FA-457719293791}" destId="{87B876A3-F36B-4E43-BD24-AC46254AE704}" srcOrd="1" destOrd="0" presId="urn:microsoft.com/office/officeart/2005/8/layout/orgChart1"/>
    <dgm:cxn modelId="{A1777B7A-BD4E-4A1B-B539-0DE162489CA8}" type="presParOf" srcId="{9F7566CF-561D-4B54-BBE7-908CBF0D762C}" destId="{D98508FB-20D7-428E-9FE7-9003CF1AE274}" srcOrd="1" destOrd="0" presId="urn:microsoft.com/office/officeart/2005/8/layout/orgChart1"/>
    <dgm:cxn modelId="{9AFCCCC1-60BA-4FB8-BB1B-D2929082721B}" type="presParOf" srcId="{9F7566CF-561D-4B54-BBE7-908CBF0D762C}" destId="{986E80BD-E316-4732-8702-3CE34B906701}" srcOrd="2" destOrd="0" presId="urn:microsoft.com/office/officeart/2005/8/layout/orgChart1"/>
    <dgm:cxn modelId="{CCC26C81-EA76-47E7-807C-3994DFC16DAC}" type="presParOf" srcId="{3F74D29B-624A-434B-929E-3A1669FD2D85}" destId="{79830C54-7F50-42BA-AD4B-779625241AAA}" srcOrd="2" destOrd="0" presId="urn:microsoft.com/office/officeart/2005/8/layout/orgChart1"/>
    <dgm:cxn modelId="{01DC5592-1AF6-4D5B-BBDC-EE8323167392}" type="presParOf" srcId="{A7771A2E-38E1-441F-A6FE-709107607CD9}" destId="{C796B463-3A80-4B5C-BC80-D0FA6F8449AC}" srcOrd="2" destOrd="0" presId="urn:microsoft.com/office/officeart/2005/8/layout/orgChart1"/>
    <dgm:cxn modelId="{1293380E-5EB5-471B-B0F3-04315C3702F8}" type="presParOf" srcId="{A7771A2E-38E1-441F-A6FE-709107607CD9}" destId="{C8E4FF44-4C4C-4032-88D5-33DD4CEC9187}" srcOrd="3" destOrd="0" presId="urn:microsoft.com/office/officeart/2005/8/layout/orgChart1"/>
    <dgm:cxn modelId="{C5BB8180-B3A5-4D3C-8F3C-FD8578745B48}" type="presParOf" srcId="{C8E4FF44-4C4C-4032-88D5-33DD4CEC9187}" destId="{5FECD92E-4A3D-458B-9395-F9E4EBB76FBD}" srcOrd="0" destOrd="0" presId="urn:microsoft.com/office/officeart/2005/8/layout/orgChart1"/>
    <dgm:cxn modelId="{17EEAEDF-D492-4DFE-A826-7EF852D4CAB5}" type="presParOf" srcId="{5FECD92E-4A3D-458B-9395-F9E4EBB76FBD}" destId="{398D32C3-50BA-4F45-9E6C-A3135B67A997}" srcOrd="0" destOrd="0" presId="urn:microsoft.com/office/officeart/2005/8/layout/orgChart1"/>
    <dgm:cxn modelId="{ED675649-2D4E-477D-91EF-8A6A5444F7DC}" type="presParOf" srcId="{5FECD92E-4A3D-458B-9395-F9E4EBB76FBD}" destId="{0D6B8EA1-1405-4D84-AF01-6029892E111D}" srcOrd="1" destOrd="0" presId="urn:microsoft.com/office/officeart/2005/8/layout/orgChart1"/>
    <dgm:cxn modelId="{D8EF6F56-73EB-4D83-A748-CCF523E2EF50}" type="presParOf" srcId="{C8E4FF44-4C4C-4032-88D5-33DD4CEC9187}" destId="{87B8CF35-E4CF-4E40-843B-C041F0379F1F}" srcOrd="1" destOrd="0" presId="urn:microsoft.com/office/officeart/2005/8/layout/orgChart1"/>
    <dgm:cxn modelId="{76DF948D-9E1A-4653-B529-1421CEC5EEBE}" type="presParOf" srcId="{87B8CF35-E4CF-4E40-843B-C041F0379F1F}" destId="{64919D4E-A4C2-4AE5-BDD8-08EF570BE9DF}" srcOrd="0" destOrd="0" presId="urn:microsoft.com/office/officeart/2005/8/layout/orgChart1"/>
    <dgm:cxn modelId="{711F7FDF-7A66-4B31-9189-F93692E0D2C9}" type="presParOf" srcId="{87B8CF35-E4CF-4E40-843B-C041F0379F1F}" destId="{20728A5F-52A9-4254-8DEE-DE7C0982CA96}" srcOrd="1" destOrd="0" presId="urn:microsoft.com/office/officeart/2005/8/layout/orgChart1"/>
    <dgm:cxn modelId="{956E8224-FAEC-4E6F-981E-74CF3D287523}" type="presParOf" srcId="{20728A5F-52A9-4254-8DEE-DE7C0982CA96}" destId="{A6A30BC9-13A5-4304-B976-A3423185ED4B}" srcOrd="0" destOrd="0" presId="urn:microsoft.com/office/officeart/2005/8/layout/orgChart1"/>
    <dgm:cxn modelId="{9A758340-D5A9-4959-9B39-E021DACB1BC3}" type="presParOf" srcId="{A6A30BC9-13A5-4304-B976-A3423185ED4B}" destId="{4228F370-40E7-4D92-BC80-8B1EA89AF829}" srcOrd="0" destOrd="0" presId="urn:microsoft.com/office/officeart/2005/8/layout/orgChart1"/>
    <dgm:cxn modelId="{BF028F3C-22B4-4FF2-A5D7-B3C388C2DD8F}" type="presParOf" srcId="{A6A30BC9-13A5-4304-B976-A3423185ED4B}" destId="{0C58B432-A9AB-41F5-BA82-3DC4B63DACDF}" srcOrd="1" destOrd="0" presId="urn:microsoft.com/office/officeart/2005/8/layout/orgChart1"/>
    <dgm:cxn modelId="{E36122E5-9F09-4EE2-B647-16897E2F5D0C}" type="presParOf" srcId="{20728A5F-52A9-4254-8DEE-DE7C0982CA96}" destId="{069D342D-F736-4584-8C1F-7495179EA0EE}" srcOrd="1" destOrd="0" presId="urn:microsoft.com/office/officeart/2005/8/layout/orgChart1"/>
    <dgm:cxn modelId="{132EC99C-DB60-45CE-B80B-6DE686DF94AB}" type="presParOf" srcId="{069D342D-F736-4584-8C1F-7495179EA0EE}" destId="{CFEF0F49-B4BE-4C27-9FA6-22E7824262F6}" srcOrd="0" destOrd="0" presId="urn:microsoft.com/office/officeart/2005/8/layout/orgChart1"/>
    <dgm:cxn modelId="{5C989A88-9198-40A2-AB6C-BD8CECB8D9F4}" type="presParOf" srcId="{069D342D-F736-4584-8C1F-7495179EA0EE}" destId="{01601BC4-A3D3-4083-AAF8-2B6274B734C6}" srcOrd="1" destOrd="0" presId="urn:microsoft.com/office/officeart/2005/8/layout/orgChart1"/>
    <dgm:cxn modelId="{894F25BC-4733-4C6B-B105-75F5762C8059}" type="presParOf" srcId="{01601BC4-A3D3-4083-AAF8-2B6274B734C6}" destId="{CDA69F67-9AE8-4237-AC21-49E3D06F99A8}" srcOrd="0" destOrd="0" presId="urn:microsoft.com/office/officeart/2005/8/layout/orgChart1"/>
    <dgm:cxn modelId="{7259B303-E744-4357-9BF8-733397803935}" type="presParOf" srcId="{CDA69F67-9AE8-4237-AC21-49E3D06F99A8}" destId="{3480716C-10C4-4F1C-83FF-08723C8C4874}" srcOrd="0" destOrd="0" presId="urn:microsoft.com/office/officeart/2005/8/layout/orgChart1"/>
    <dgm:cxn modelId="{4D2F002F-A1E9-499C-A101-205F273243EF}" type="presParOf" srcId="{CDA69F67-9AE8-4237-AC21-49E3D06F99A8}" destId="{975DDA63-255F-4B7E-9FC6-A67B0F47A47A}" srcOrd="1" destOrd="0" presId="urn:microsoft.com/office/officeart/2005/8/layout/orgChart1"/>
    <dgm:cxn modelId="{88A4ED26-289C-4853-9D34-3A33D7AFB2CF}" type="presParOf" srcId="{01601BC4-A3D3-4083-AAF8-2B6274B734C6}" destId="{E065BD7A-6552-403C-BBD7-725F5AE47EFB}" srcOrd="1" destOrd="0" presId="urn:microsoft.com/office/officeart/2005/8/layout/orgChart1"/>
    <dgm:cxn modelId="{635C0290-0343-4D3F-8FFA-FEA9E843D677}" type="presParOf" srcId="{01601BC4-A3D3-4083-AAF8-2B6274B734C6}" destId="{6F8134C8-23F3-4C65-B3D5-F01A13A5FE46}" srcOrd="2" destOrd="0" presId="urn:microsoft.com/office/officeart/2005/8/layout/orgChart1"/>
    <dgm:cxn modelId="{CED433BB-6FAD-4D55-A891-BEF48796AB1E}" type="presParOf" srcId="{20728A5F-52A9-4254-8DEE-DE7C0982CA96}" destId="{AF1FC109-0878-4787-979E-4F6DC55D0ED2}" srcOrd="2" destOrd="0" presId="urn:microsoft.com/office/officeart/2005/8/layout/orgChart1"/>
    <dgm:cxn modelId="{01C292F1-8B04-4C5B-A5B5-867EF1B49B2F}" type="presParOf" srcId="{C8E4FF44-4C4C-4032-88D5-33DD4CEC9187}" destId="{F56C0536-C671-4534-815C-06F158FF3B23}" srcOrd="2" destOrd="0" presId="urn:microsoft.com/office/officeart/2005/8/layout/orgChart1"/>
    <dgm:cxn modelId="{8B3FDAED-E6F5-4DDE-ADEE-FAB3A376012A}" type="presParOf" srcId="{F6437214-F70C-4F57-BD9F-E40F62799323}" destId="{39D5A311-461C-4DAA-8CCA-B70743DD5E0A}" srcOrd="2" destOrd="0" presId="urn:microsoft.com/office/officeart/2005/8/layout/orgChart1"/>
    <dgm:cxn modelId="{EC193648-747C-4A51-B6DA-21629B81DBB3}" type="presParOf" srcId="{39D5A311-461C-4DAA-8CCA-B70743DD5E0A}" destId="{B78A41D1-ACF4-4865-A5CA-F0D9986FB2F0}" srcOrd="0" destOrd="0" presId="urn:microsoft.com/office/officeart/2005/8/layout/orgChart1"/>
    <dgm:cxn modelId="{4E107598-04AF-430C-9E08-ECC8DFE9DCF7}" type="presParOf" srcId="{39D5A311-461C-4DAA-8CCA-B70743DD5E0A}" destId="{CE9C47F7-50ED-4D66-8A86-3E6BD0A709BB}" srcOrd="1" destOrd="0" presId="urn:microsoft.com/office/officeart/2005/8/layout/orgChart1"/>
    <dgm:cxn modelId="{6A0582B5-F51D-4886-80FD-80405C1D6F4C}" type="presParOf" srcId="{CE9C47F7-50ED-4D66-8A86-3E6BD0A709BB}" destId="{78A9E6C7-C927-4421-B9CA-2136C59EEA3F}" srcOrd="0" destOrd="0" presId="urn:microsoft.com/office/officeart/2005/8/layout/orgChart1"/>
    <dgm:cxn modelId="{1A14899C-5F64-4B69-9A4A-DE1875AC2F70}" type="presParOf" srcId="{78A9E6C7-C927-4421-B9CA-2136C59EEA3F}" destId="{ADF02DCE-77AE-417B-93A5-198DF9E12AD2}" srcOrd="0" destOrd="0" presId="urn:microsoft.com/office/officeart/2005/8/layout/orgChart1"/>
    <dgm:cxn modelId="{DB6E76C5-9619-452C-A296-F72DA300B59B}" type="presParOf" srcId="{78A9E6C7-C927-4421-B9CA-2136C59EEA3F}" destId="{EBE96C1C-DD1A-4970-8733-629986F693CD}" srcOrd="1" destOrd="0" presId="urn:microsoft.com/office/officeart/2005/8/layout/orgChart1"/>
    <dgm:cxn modelId="{9C8952A1-8DDB-4247-9DA2-B526A3B3EE33}" type="presParOf" srcId="{CE9C47F7-50ED-4D66-8A86-3E6BD0A709BB}" destId="{6FD8A0EA-9993-402E-B760-CC7D6595303A}" srcOrd="1" destOrd="0" presId="urn:microsoft.com/office/officeart/2005/8/layout/orgChart1"/>
    <dgm:cxn modelId="{A23122E1-33CE-4603-ABEC-E4EB190C68AC}" type="presParOf" srcId="{CE9C47F7-50ED-4D66-8A86-3E6BD0A709BB}" destId="{E7849725-CB1C-404A-AEC2-A6CA94C2CD6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5DF7437-37E6-4954-B602-BBDB86121A9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EF97B93-6022-4C5B-BC03-075D1FD019FC}">
      <dgm:prSet phldrT="[Texte]" custT="1"/>
      <dgm:spPr/>
      <dgm:t>
        <a:bodyPr/>
        <a:lstStyle/>
        <a:p>
          <a:r>
            <a:rPr lang="fr-FR" sz="1050" b="1"/>
            <a:t>Installing the </a:t>
          </a:r>
          <a:r>
            <a:rPr lang="fr-FR" sz="1100" b="1"/>
            <a:t>FHG</a:t>
          </a:r>
          <a:r>
            <a:rPr lang="fr-FR" sz="1050" b="1"/>
            <a:t> module</a:t>
          </a:r>
        </a:p>
      </dgm:t>
    </dgm:pt>
    <dgm:pt modelId="{9B5D9764-A366-448E-AC02-04D4539AF0AA}" type="parTrans" cxnId="{427F8B98-5F8C-4B39-AE45-50FE6C707851}">
      <dgm:prSet/>
      <dgm:spPr/>
      <dgm:t>
        <a:bodyPr/>
        <a:lstStyle/>
        <a:p>
          <a:endParaRPr lang="fr-FR"/>
        </a:p>
      </dgm:t>
    </dgm:pt>
    <dgm:pt modelId="{E0219DC3-5E57-4947-AB10-4BC827974759}" type="sibTrans" cxnId="{427F8B98-5F8C-4B39-AE45-50FE6C707851}">
      <dgm:prSet/>
      <dgm:spPr/>
      <dgm:t>
        <a:bodyPr/>
        <a:lstStyle/>
        <a:p>
          <a:endParaRPr lang="fr-FR"/>
        </a:p>
      </dgm:t>
    </dgm:pt>
    <dgm:pt modelId="{F76B00D6-A85A-438C-8060-62A3AE775843}" type="asst">
      <dgm:prSet phldrT="[Texte]" custT="1"/>
      <dgm:spPr/>
      <dgm:t>
        <a:bodyPr/>
        <a:lstStyle/>
        <a:p>
          <a:r>
            <a:rPr lang="fr-FR" sz="1050" b="1"/>
            <a:t>Run the laser and check the energy level</a:t>
          </a:r>
        </a:p>
      </dgm:t>
    </dgm:pt>
    <dgm:pt modelId="{55621E38-7DB6-4CE8-B098-1566C765AC44}" type="parTrans" cxnId="{783334F5-A266-49B2-BA57-8B4C93C2113B}">
      <dgm:prSet/>
      <dgm:spPr/>
      <dgm:t>
        <a:bodyPr/>
        <a:lstStyle/>
        <a:p>
          <a:endParaRPr lang="fr-FR"/>
        </a:p>
      </dgm:t>
    </dgm:pt>
    <dgm:pt modelId="{206DE1E4-914E-43E9-8568-933C52A471D3}" type="sibTrans" cxnId="{783334F5-A266-49B2-BA57-8B4C93C2113B}">
      <dgm:prSet/>
      <dgm:spPr/>
      <dgm:t>
        <a:bodyPr/>
        <a:lstStyle/>
        <a:p>
          <a:endParaRPr lang="fr-FR"/>
        </a:p>
      </dgm:t>
    </dgm:pt>
    <dgm:pt modelId="{B7736B0D-B6D9-44F3-A7EF-D98450A4F2EF}">
      <dgm:prSet phldrT="[Texte]" custT="1"/>
      <dgm:spPr/>
      <dgm:t>
        <a:bodyPr/>
        <a:lstStyle/>
        <a:p>
          <a:r>
            <a:rPr lang="fr-FR" sz="1050" b="1"/>
            <a:t>Launch the APM</a:t>
          </a:r>
        </a:p>
      </dgm:t>
    </dgm:pt>
    <dgm:pt modelId="{6112EFDC-86A8-49AC-9C33-2B510A5530F1}" type="parTrans" cxnId="{B321A721-FB63-4425-B7B8-A27EF3CD91D7}">
      <dgm:prSet/>
      <dgm:spPr/>
      <dgm:t>
        <a:bodyPr/>
        <a:lstStyle/>
        <a:p>
          <a:endParaRPr lang="fr-FR"/>
        </a:p>
      </dgm:t>
    </dgm:pt>
    <dgm:pt modelId="{BC9EC488-5EF3-4769-9512-ACF5C4AAA65A}" type="sibTrans" cxnId="{B321A721-FB63-4425-B7B8-A27EF3CD91D7}">
      <dgm:prSet/>
      <dgm:spPr/>
      <dgm:t>
        <a:bodyPr/>
        <a:lstStyle/>
        <a:p>
          <a:endParaRPr lang="fr-FR"/>
        </a:p>
      </dgm:t>
    </dgm:pt>
    <dgm:pt modelId="{789D9F46-2EC2-4C23-9F76-4C47B04C02AC}">
      <dgm:prSet phldrT="[Texte]" custT="1"/>
      <dgm:spPr/>
      <dgm:t>
        <a:bodyPr/>
        <a:lstStyle/>
        <a:p>
          <a:r>
            <a:rPr lang="fr-FR" sz="1050" b="1"/>
            <a:t>Else validate the APM  and add another HG if needed</a:t>
          </a:r>
        </a:p>
      </dgm:t>
    </dgm:pt>
    <dgm:pt modelId="{1BB6D94F-E332-47E5-93FE-58E364AF0FAD}" type="parTrans" cxnId="{B8BF0988-A500-4CED-8018-A0A366E35415}">
      <dgm:prSet/>
      <dgm:spPr/>
      <dgm:t>
        <a:bodyPr/>
        <a:lstStyle/>
        <a:p>
          <a:endParaRPr lang="fr-FR"/>
        </a:p>
      </dgm:t>
    </dgm:pt>
    <dgm:pt modelId="{1FCABB03-FF2E-4851-9134-D85001C72711}" type="sibTrans" cxnId="{B8BF0988-A500-4CED-8018-A0A366E35415}">
      <dgm:prSet/>
      <dgm:spPr/>
      <dgm:t>
        <a:bodyPr/>
        <a:lstStyle/>
        <a:p>
          <a:endParaRPr lang="fr-FR"/>
        </a:p>
      </dgm:t>
    </dgm:pt>
    <dgm:pt modelId="{9D5D099E-66EE-4125-962A-9344D08E2589}" type="asst">
      <dgm:prSet phldrT="[Texte]" custT="1"/>
      <dgm:spPr/>
      <dgm:t>
        <a:bodyPr/>
        <a:lstStyle/>
        <a:p>
          <a:r>
            <a:rPr lang="fr-FR" sz="1050" b="1"/>
            <a:t>If energy far bellow from the specs</a:t>
          </a:r>
        </a:p>
      </dgm:t>
    </dgm:pt>
    <dgm:pt modelId="{A1C1A63D-C9C9-40BB-87DA-5BADCC4F46F9}" type="parTrans" cxnId="{E7B78308-A273-4939-A447-E61E51FECF28}">
      <dgm:prSet/>
      <dgm:spPr/>
      <dgm:t>
        <a:bodyPr/>
        <a:lstStyle/>
        <a:p>
          <a:endParaRPr lang="fr-FR"/>
        </a:p>
      </dgm:t>
    </dgm:pt>
    <dgm:pt modelId="{3752F963-55EE-426E-AEB6-E7D0A1A52A0A}" type="sibTrans" cxnId="{E7B78308-A273-4939-A447-E61E51FECF28}">
      <dgm:prSet/>
      <dgm:spPr/>
      <dgm:t>
        <a:bodyPr/>
        <a:lstStyle/>
        <a:p>
          <a:endParaRPr lang="fr-FR"/>
        </a:p>
      </dgm:t>
    </dgm:pt>
    <dgm:pt modelId="{FBCEE417-D012-41E8-BDEB-C3D1FBD8D7B3}" type="asst">
      <dgm:prSet phldrT="[Texte]" custT="1"/>
      <dgm:spPr/>
      <dgm:t>
        <a:bodyPr/>
        <a:lstStyle/>
        <a:p>
          <a:r>
            <a:rPr lang="fr-FR" sz="1050" b="1"/>
            <a:t>Do not validate the APM</a:t>
          </a:r>
        </a:p>
      </dgm:t>
    </dgm:pt>
    <dgm:pt modelId="{850F66AB-1A2D-4B73-9F0B-9C23191F2EBF}" type="parTrans" cxnId="{ABEB1DC1-3392-4C83-AB95-7258A3D1DC0B}">
      <dgm:prSet/>
      <dgm:spPr/>
      <dgm:t>
        <a:bodyPr/>
        <a:lstStyle/>
        <a:p>
          <a:endParaRPr lang="fr-FR"/>
        </a:p>
      </dgm:t>
    </dgm:pt>
    <dgm:pt modelId="{D17D8648-8406-459D-92B6-6BFB438135BE}" type="sibTrans" cxnId="{ABEB1DC1-3392-4C83-AB95-7258A3D1DC0B}">
      <dgm:prSet/>
      <dgm:spPr/>
      <dgm:t>
        <a:bodyPr/>
        <a:lstStyle/>
        <a:p>
          <a:endParaRPr lang="fr-FR"/>
        </a:p>
      </dgm:t>
    </dgm:pt>
    <dgm:pt modelId="{F93E9E77-5BFF-4DB8-9C19-452EE3E75C8B}" type="asst">
      <dgm:prSet phldrT="[Texte]" custT="1"/>
      <dgm:spPr/>
      <dgm:t>
        <a:bodyPr/>
        <a:lstStyle/>
        <a:p>
          <a:r>
            <a:rPr lang="fr-FR" sz="1050" b="1"/>
            <a:t>Press Default Set Point Temperature</a:t>
          </a:r>
          <a:endParaRPr lang="fr-FR" sz="1050" b="1"/>
        </a:p>
      </dgm:t>
    </dgm:pt>
    <dgm:pt modelId="{041E6A58-2136-42B6-853C-28C3EC79BC9B}" type="parTrans" cxnId="{8573164D-B5DB-467B-94D1-3325896EA751}">
      <dgm:prSet/>
      <dgm:spPr/>
      <dgm:t>
        <a:bodyPr/>
        <a:lstStyle/>
        <a:p>
          <a:endParaRPr lang="fr-FR"/>
        </a:p>
      </dgm:t>
    </dgm:pt>
    <dgm:pt modelId="{4580D3E3-4126-40EC-BF36-1D1CA1ADFC34}" type="sibTrans" cxnId="{8573164D-B5DB-467B-94D1-3325896EA751}">
      <dgm:prSet/>
      <dgm:spPr/>
      <dgm:t>
        <a:bodyPr/>
        <a:lstStyle/>
        <a:p>
          <a:endParaRPr lang="fr-FR"/>
        </a:p>
      </dgm:t>
    </dgm:pt>
    <dgm:pt modelId="{CF1BC1F0-2057-40E0-B017-D93D09AF6104}">
      <dgm:prSet phldrT="[Texte]" custT="1"/>
      <dgm:spPr/>
      <dgm:t>
        <a:bodyPr/>
        <a:lstStyle/>
        <a:p>
          <a:r>
            <a:rPr lang="fr-FR" sz="1050" b="1"/>
            <a:t>Angle tune  the FHG</a:t>
          </a:r>
        </a:p>
      </dgm:t>
    </dgm:pt>
    <dgm:pt modelId="{92C0E2CD-8BC8-438F-80D3-89A3AEE4972F}" type="parTrans" cxnId="{7225571C-B5BB-474B-B39A-46EA9E815813}">
      <dgm:prSet/>
      <dgm:spPr/>
      <dgm:t>
        <a:bodyPr/>
        <a:lstStyle/>
        <a:p>
          <a:endParaRPr lang="fr-FR"/>
        </a:p>
      </dgm:t>
    </dgm:pt>
    <dgm:pt modelId="{201DB840-E60A-4770-8F3D-CE9E5D8953D1}" type="sibTrans" cxnId="{7225571C-B5BB-474B-B39A-46EA9E815813}">
      <dgm:prSet/>
      <dgm:spPr/>
      <dgm:t>
        <a:bodyPr/>
        <a:lstStyle/>
        <a:p>
          <a:endParaRPr lang="fr-FR"/>
        </a:p>
      </dgm:t>
    </dgm:pt>
    <dgm:pt modelId="{53DFC30C-EEA6-4D85-BB8B-526E1D266014}" type="pres">
      <dgm:prSet presAssocID="{05DF7437-37E6-4954-B602-BBDB86121A9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6437214-F70C-4F57-BD9F-E40F62799323}" type="pres">
      <dgm:prSet presAssocID="{BEF97B93-6022-4C5B-BC03-075D1FD019FC}" presName="hierRoot1" presStyleCnt="0">
        <dgm:presLayoutVars>
          <dgm:hierBranch val="init"/>
        </dgm:presLayoutVars>
      </dgm:prSet>
      <dgm:spPr/>
    </dgm:pt>
    <dgm:pt modelId="{88B98A86-09EC-42A7-973F-FC982AD55292}" type="pres">
      <dgm:prSet presAssocID="{BEF97B93-6022-4C5B-BC03-075D1FD019FC}" presName="rootComposite1" presStyleCnt="0"/>
      <dgm:spPr/>
    </dgm:pt>
    <dgm:pt modelId="{A95D22E2-B5CD-494C-9EDD-333824CE16A5}" type="pres">
      <dgm:prSet presAssocID="{BEF97B93-6022-4C5B-BC03-075D1FD019FC}" presName="rootText1" presStyleLbl="node0" presStyleIdx="0" presStyleCnt="1" custScaleX="317318" custScaleY="128949" custLinFactX="-44960" custLinFactNeighborX="-100000" custLinFactNeighborY="-42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85E4AAC-18BA-472E-9683-456E51AC4805}" type="pres">
      <dgm:prSet presAssocID="{BEF97B93-6022-4C5B-BC03-075D1FD019FC}" presName="rootConnector1" presStyleLbl="node1" presStyleIdx="0" presStyleCnt="0"/>
      <dgm:spPr/>
    </dgm:pt>
    <dgm:pt modelId="{A7771A2E-38E1-441F-A6FE-709107607CD9}" type="pres">
      <dgm:prSet presAssocID="{BEF97B93-6022-4C5B-BC03-075D1FD019FC}" presName="hierChild2" presStyleCnt="0"/>
      <dgm:spPr/>
    </dgm:pt>
    <dgm:pt modelId="{8C5355EA-76FB-4E18-97E7-600D2BB366CC}" type="pres">
      <dgm:prSet presAssocID="{6112EFDC-86A8-49AC-9C33-2B510A5530F1}" presName="Name37" presStyleLbl="parChTrans1D2" presStyleIdx="0" presStyleCnt="2"/>
      <dgm:spPr/>
    </dgm:pt>
    <dgm:pt modelId="{8234AFA2-CF17-4F0E-B2B5-6DF3240807BA}" type="pres">
      <dgm:prSet presAssocID="{B7736B0D-B6D9-44F3-A7EF-D98450A4F2EF}" presName="hierRoot2" presStyleCnt="0">
        <dgm:presLayoutVars>
          <dgm:hierBranch val="init"/>
        </dgm:presLayoutVars>
      </dgm:prSet>
      <dgm:spPr/>
    </dgm:pt>
    <dgm:pt modelId="{A060FA52-C5F5-4255-BB48-F1B4E9BCCDA0}" type="pres">
      <dgm:prSet presAssocID="{B7736B0D-B6D9-44F3-A7EF-D98450A4F2EF}" presName="rootComposite" presStyleCnt="0"/>
      <dgm:spPr/>
    </dgm:pt>
    <dgm:pt modelId="{A33FC122-4C9D-4C86-86E4-BA4927C54960}" type="pres">
      <dgm:prSet presAssocID="{B7736B0D-B6D9-44F3-A7EF-D98450A4F2EF}" presName="rootText" presStyleLbl="node2" presStyleIdx="0" presStyleCnt="1" custLinFactX="-14822" custLinFactNeighborX="-100000" custLinFactNeighborY="1958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D0ADD6B-E109-4DDC-A302-BD9777EA08A2}" type="pres">
      <dgm:prSet presAssocID="{B7736B0D-B6D9-44F3-A7EF-D98450A4F2EF}" presName="rootConnector" presStyleLbl="node2" presStyleIdx="0" presStyleCnt="1"/>
      <dgm:spPr/>
    </dgm:pt>
    <dgm:pt modelId="{9BE0C870-B9C0-4911-AB64-9FCD089A587D}" type="pres">
      <dgm:prSet presAssocID="{B7736B0D-B6D9-44F3-A7EF-D98450A4F2EF}" presName="hierChild4" presStyleCnt="0"/>
      <dgm:spPr/>
    </dgm:pt>
    <dgm:pt modelId="{F2B06FBA-3169-48F3-B214-6431B3874450}" type="pres">
      <dgm:prSet presAssocID="{1BB6D94F-E332-47E5-93FE-58E364AF0FAD}" presName="Name37" presStyleLbl="parChTrans1D3" presStyleIdx="0" presStyleCnt="2"/>
      <dgm:spPr/>
    </dgm:pt>
    <dgm:pt modelId="{CCC690D5-7DE9-46CE-AE10-672D7BE5DC50}" type="pres">
      <dgm:prSet presAssocID="{789D9F46-2EC2-4C23-9F76-4C47B04C02AC}" presName="hierRoot2" presStyleCnt="0">
        <dgm:presLayoutVars>
          <dgm:hierBranch val="init"/>
        </dgm:presLayoutVars>
      </dgm:prSet>
      <dgm:spPr/>
    </dgm:pt>
    <dgm:pt modelId="{4C2E7C01-57B9-4DFB-ACB9-E8256A2B118D}" type="pres">
      <dgm:prSet presAssocID="{789D9F46-2EC2-4C23-9F76-4C47B04C02AC}" presName="rootComposite" presStyleCnt="0"/>
      <dgm:spPr/>
    </dgm:pt>
    <dgm:pt modelId="{70360397-273D-4C8C-B83A-2C7BC4665B42}" type="pres">
      <dgm:prSet presAssocID="{789D9F46-2EC2-4C23-9F76-4C47B04C02AC}" presName="rootText" presStyleLbl="node3" presStyleIdx="0" presStyleCnt="1" custScaleX="285028" custLinFactY="-104624" custLinFactNeighborX="47264" custLinFactNeighborY="-20000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15D446E-F38B-4163-9F10-0F88CCAAAB29}" type="pres">
      <dgm:prSet presAssocID="{789D9F46-2EC2-4C23-9F76-4C47B04C02AC}" presName="rootConnector" presStyleLbl="node3" presStyleIdx="0" presStyleCnt="1"/>
      <dgm:spPr/>
    </dgm:pt>
    <dgm:pt modelId="{7658D4DA-76F2-427A-94B0-EE743F5C9DE0}" type="pres">
      <dgm:prSet presAssocID="{789D9F46-2EC2-4C23-9F76-4C47B04C02AC}" presName="hierChild4" presStyleCnt="0"/>
      <dgm:spPr/>
    </dgm:pt>
    <dgm:pt modelId="{7BCAD100-7BC0-4B2F-82AB-4E3407D67871}" type="pres">
      <dgm:prSet presAssocID="{789D9F46-2EC2-4C23-9F76-4C47B04C02AC}" presName="hierChild5" presStyleCnt="0"/>
      <dgm:spPr/>
    </dgm:pt>
    <dgm:pt modelId="{1634C011-DE41-4CA8-9C22-0B7A86EAAE33}" type="pres">
      <dgm:prSet presAssocID="{B7736B0D-B6D9-44F3-A7EF-D98450A4F2EF}" presName="hierChild5" presStyleCnt="0"/>
      <dgm:spPr/>
    </dgm:pt>
    <dgm:pt modelId="{F01ECCF5-E7C3-4610-A441-6CECB83FEAA7}" type="pres">
      <dgm:prSet presAssocID="{A1C1A63D-C9C9-40BB-87DA-5BADCC4F46F9}" presName="Name111" presStyleLbl="parChTrans1D3" presStyleIdx="1" presStyleCnt="2"/>
      <dgm:spPr/>
    </dgm:pt>
    <dgm:pt modelId="{B52A2C80-C66A-476F-B606-EADC5198A6F9}" type="pres">
      <dgm:prSet presAssocID="{9D5D099E-66EE-4125-962A-9344D08E2589}" presName="hierRoot3" presStyleCnt="0">
        <dgm:presLayoutVars>
          <dgm:hierBranch val="init"/>
        </dgm:presLayoutVars>
      </dgm:prSet>
      <dgm:spPr/>
    </dgm:pt>
    <dgm:pt modelId="{20755DEB-F10A-44D2-AE01-92558C8C0E1C}" type="pres">
      <dgm:prSet presAssocID="{9D5D099E-66EE-4125-962A-9344D08E2589}" presName="rootComposite3" presStyleCnt="0"/>
      <dgm:spPr/>
    </dgm:pt>
    <dgm:pt modelId="{CE23950E-BD17-4C9C-9342-DB9E9FCD1275}" type="pres">
      <dgm:prSet presAssocID="{9D5D099E-66EE-4125-962A-9344D08E2589}" presName="rootText3" presStyleLbl="asst2" presStyleIdx="0" presStyleCnt="3" custScaleX="242588" custScaleY="119415" custLinFactX="-61358" custLinFactNeighborX="-100000" custLinFactNeighborY="-52136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BA20011-1AD9-495C-9B71-21F6F4D9D1DA}" type="pres">
      <dgm:prSet presAssocID="{9D5D099E-66EE-4125-962A-9344D08E2589}" presName="rootConnector3" presStyleLbl="asst2" presStyleIdx="0" presStyleCnt="3"/>
      <dgm:spPr/>
    </dgm:pt>
    <dgm:pt modelId="{3D3A9E7C-50F3-4191-99D7-ADDC9DA56925}" type="pres">
      <dgm:prSet presAssocID="{9D5D099E-66EE-4125-962A-9344D08E2589}" presName="hierChild6" presStyleCnt="0"/>
      <dgm:spPr/>
    </dgm:pt>
    <dgm:pt modelId="{644CE049-E248-42D8-B7FF-9D4B7E01E935}" type="pres">
      <dgm:prSet presAssocID="{9D5D099E-66EE-4125-962A-9344D08E2589}" presName="hierChild7" presStyleCnt="0"/>
      <dgm:spPr/>
    </dgm:pt>
    <dgm:pt modelId="{58700407-B34D-4411-9638-80A498413467}" type="pres">
      <dgm:prSet presAssocID="{850F66AB-1A2D-4B73-9F0B-9C23191F2EBF}" presName="Name111" presStyleLbl="parChTrans1D4" presStyleIdx="0" presStyleCnt="3"/>
      <dgm:spPr/>
    </dgm:pt>
    <dgm:pt modelId="{9F7566CF-561D-4B54-BBE7-908CBF0D762C}" type="pres">
      <dgm:prSet presAssocID="{FBCEE417-D012-41E8-BDEB-C3D1FBD8D7B3}" presName="hierRoot3" presStyleCnt="0">
        <dgm:presLayoutVars>
          <dgm:hierBranch val="init"/>
        </dgm:presLayoutVars>
      </dgm:prSet>
      <dgm:spPr/>
    </dgm:pt>
    <dgm:pt modelId="{AF98CEFE-1899-4183-B6FA-457719293791}" type="pres">
      <dgm:prSet presAssocID="{FBCEE417-D012-41E8-BDEB-C3D1FBD8D7B3}" presName="rootComposite3" presStyleCnt="0"/>
      <dgm:spPr/>
    </dgm:pt>
    <dgm:pt modelId="{1AB82A8E-E310-4C52-9CEC-F1356413F1BE}" type="pres">
      <dgm:prSet presAssocID="{FBCEE417-D012-41E8-BDEB-C3D1FBD8D7B3}" presName="rootText3" presStyleLbl="asst2" presStyleIdx="1" presStyleCnt="3" custScaleX="156835" custLinFactX="-57689" custLinFactNeighborX="-100000" custLinFactNeighborY="-12339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7B876A3-F36B-4E43-BD24-AC46254AE704}" type="pres">
      <dgm:prSet presAssocID="{FBCEE417-D012-41E8-BDEB-C3D1FBD8D7B3}" presName="rootConnector3" presStyleLbl="asst2" presStyleIdx="1" presStyleCnt="3"/>
      <dgm:spPr/>
    </dgm:pt>
    <dgm:pt modelId="{D98508FB-20D7-428E-9FE7-9003CF1AE274}" type="pres">
      <dgm:prSet presAssocID="{FBCEE417-D012-41E8-BDEB-C3D1FBD8D7B3}" presName="hierChild6" presStyleCnt="0"/>
      <dgm:spPr/>
    </dgm:pt>
    <dgm:pt modelId="{986E80BD-E316-4732-8702-3CE34B906701}" type="pres">
      <dgm:prSet presAssocID="{FBCEE417-D012-41E8-BDEB-C3D1FBD8D7B3}" presName="hierChild7" presStyleCnt="0"/>
      <dgm:spPr/>
    </dgm:pt>
    <dgm:pt modelId="{2DA789BC-1FEA-453D-B0F0-D1100435FE36}" type="pres">
      <dgm:prSet presAssocID="{041E6A58-2136-42B6-853C-28C3EC79BC9B}" presName="Name111" presStyleLbl="parChTrans1D4" presStyleIdx="1" presStyleCnt="3"/>
      <dgm:spPr/>
    </dgm:pt>
    <dgm:pt modelId="{5F3D1B49-72E7-4BE4-AF85-62E71B350AB0}" type="pres">
      <dgm:prSet presAssocID="{F93E9E77-5BFF-4DB8-9C19-452EE3E75C8B}" presName="hierRoot3" presStyleCnt="0">
        <dgm:presLayoutVars>
          <dgm:hierBranch val="init"/>
        </dgm:presLayoutVars>
      </dgm:prSet>
      <dgm:spPr/>
    </dgm:pt>
    <dgm:pt modelId="{0113BE8B-342A-4604-BB0B-B89855C7B533}" type="pres">
      <dgm:prSet presAssocID="{F93E9E77-5BFF-4DB8-9C19-452EE3E75C8B}" presName="rootComposite3" presStyleCnt="0"/>
      <dgm:spPr/>
    </dgm:pt>
    <dgm:pt modelId="{21EF77D8-2BAC-4C9D-A297-9A49167A0AFA}" type="pres">
      <dgm:prSet presAssocID="{F93E9E77-5BFF-4DB8-9C19-452EE3E75C8B}" presName="rootText3" presStyleLbl="asst2" presStyleIdx="2" presStyleCnt="3" custScaleX="176423" custScaleY="95513" custLinFactNeighborX="-69861" custLinFactNeighborY="1133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D36AC420-285E-48E9-9753-8E429455AFBC}" type="pres">
      <dgm:prSet presAssocID="{F93E9E77-5BFF-4DB8-9C19-452EE3E75C8B}" presName="rootConnector3" presStyleLbl="asst2" presStyleIdx="2" presStyleCnt="3"/>
      <dgm:spPr/>
    </dgm:pt>
    <dgm:pt modelId="{11E6519E-57F5-44A9-8572-6F2F5BFC89BA}" type="pres">
      <dgm:prSet presAssocID="{F93E9E77-5BFF-4DB8-9C19-452EE3E75C8B}" presName="hierChild6" presStyleCnt="0"/>
      <dgm:spPr/>
    </dgm:pt>
    <dgm:pt modelId="{F370D344-AC9E-4AB6-BD0F-76BF891CE2F6}" type="pres">
      <dgm:prSet presAssocID="{92C0E2CD-8BC8-438F-80D3-89A3AEE4972F}" presName="Name37" presStyleLbl="parChTrans1D4" presStyleIdx="2" presStyleCnt="3"/>
      <dgm:spPr/>
    </dgm:pt>
    <dgm:pt modelId="{30F48C57-26EC-4954-B074-E3A0E216F452}" type="pres">
      <dgm:prSet presAssocID="{CF1BC1F0-2057-40E0-B017-D93D09AF6104}" presName="hierRoot2" presStyleCnt="0">
        <dgm:presLayoutVars>
          <dgm:hierBranch val="init"/>
        </dgm:presLayoutVars>
      </dgm:prSet>
      <dgm:spPr/>
    </dgm:pt>
    <dgm:pt modelId="{AF7F1089-41AC-400E-B3F0-C79D2FB81786}" type="pres">
      <dgm:prSet presAssocID="{CF1BC1F0-2057-40E0-B017-D93D09AF6104}" presName="rootComposite" presStyleCnt="0"/>
      <dgm:spPr/>
    </dgm:pt>
    <dgm:pt modelId="{1D611A42-5106-4B00-9D82-D14839E1962A}" type="pres">
      <dgm:prSet presAssocID="{CF1BC1F0-2057-40E0-B017-D93D09AF6104}" presName="rootText" presStyleLbl="node4" presStyleIdx="0" presStyleCnt="1" custScaleX="153007" custLinFactNeighborX="-37670" custLinFactNeighborY="8563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2D6420E-A132-4752-BA73-34DA1754966D}" type="pres">
      <dgm:prSet presAssocID="{CF1BC1F0-2057-40E0-B017-D93D09AF6104}" presName="rootConnector" presStyleLbl="node4" presStyleIdx="0" presStyleCnt="1"/>
      <dgm:spPr/>
    </dgm:pt>
    <dgm:pt modelId="{ECCFB816-F771-47DF-AEF7-E73E3BAF3F91}" type="pres">
      <dgm:prSet presAssocID="{CF1BC1F0-2057-40E0-B017-D93D09AF6104}" presName="hierChild4" presStyleCnt="0"/>
      <dgm:spPr/>
    </dgm:pt>
    <dgm:pt modelId="{A9CD0729-2D60-4377-BCCF-A3467ACAAF2D}" type="pres">
      <dgm:prSet presAssocID="{CF1BC1F0-2057-40E0-B017-D93D09AF6104}" presName="hierChild5" presStyleCnt="0"/>
      <dgm:spPr/>
    </dgm:pt>
    <dgm:pt modelId="{26495A73-87AE-45C4-98F9-3E5AF6D547D5}" type="pres">
      <dgm:prSet presAssocID="{F93E9E77-5BFF-4DB8-9C19-452EE3E75C8B}" presName="hierChild7" presStyleCnt="0"/>
      <dgm:spPr/>
    </dgm:pt>
    <dgm:pt modelId="{39D5A311-461C-4DAA-8CCA-B70743DD5E0A}" type="pres">
      <dgm:prSet presAssocID="{BEF97B93-6022-4C5B-BC03-075D1FD019FC}" presName="hierChild3" presStyleCnt="0"/>
      <dgm:spPr/>
    </dgm:pt>
    <dgm:pt modelId="{B78A41D1-ACF4-4865-A5CA-F0D9986FB2F0}" type="pres">
      <dgm:prSet presAssocID="{55621E38-7DB6-4CE8-B098-1566C765AC44}" presName="Name111" presStyleLbl="parChTrans1D2" presStyleIdx="1" presStyleCnt="2"/>
      <dgm:spPr/>
    </dgm:pt>
    <dgm:pt modelId="{CE9C47F7-50ED-4D66-8A86-3E6BD0A709BB}" type="pres">
      <dgm:prSet presAssocID="{F76B00D6-A85A-438C-8060-62A3AE775843}" presName="hierRoot3" presStyleCnt="0">
        <dgm:presLayoutVars>
          <dgm:hierBranch val="init"/>
        </dgm:presLayoutVars>
      </dgm:prSet>
      <dgm:spPr/>
    </dgm:pt>
    <dgm:pt modelId="{78A9E6C7-C927-4421-B9CA-2136C59EEA3F}" type="pres">
      <dgm:prSet presAssocID="{F76B00D6-A85A-438C-8060-62A3AE775843}" presName="rootComposite3" presStyleCnt="0"/>
      <dgm:spPr/>
    </dgm:pt>
    <dgm:pt modelId="{ADF02DCE-77AE-417B-93A5-198DF9E12AD2}" type="pres">
      <dgm:prSet presAssocID="{F76B00D6-A85A-438C-8060-62A3AE775843}" presName="rootText3" presStyleLbl="asst1" presStyleIdx="0" presStyleCnt="1" custScaleX="306618" custScaleY="102999" custLinFactX="84685" custLinFactNeighborX="100000" custLinFactNeighborY="-1166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BE96C1C-DD1A-4970-8733-629986F693CD}" type="pres">
      <dgm:prSet presAssocID="{F76B00D6-A85A-438C-8060-62A3AE775843}" presName="rootConnector3" presStyleLbl="asst1" presStyleIdx="0" presStyleCnt="1"/>
      <dgm:spPr/>
    </dgm:pt>
    <dgm:pt modelId="{6FD8A0EA-9993-402E-B760-CC7D6595303A}" type="pres">
      <dgm:prSet presAssocID="{F76B00D6-A85A-438C-8060-62A3AE775843}" presName="hierChild6" presStyleCnt="0"/>
      <dgm:spPr/>
    </dgm:pt>
    <dgm:pt modelId="{E7849725-CB1C-404A-AEC2-A6CA94C2CD68}" type="pres">
      <dgm:prSet presAssocID="{F76B00D6-A85A-438C-8060-62A3AE775843}" presName="hierChild7" presStyleCnt="0"/>
      <dgm:spPr/>
    </dgm:pt>
  </dgm:ptLst>
  <dgm:cxnLst>
    <dgm:cxn modelId="{72DF4EE7-95DF-4C44-A3A3-162CBF80DEAB}" type="presOf" srcId="{F93E9E77-5BFF-4DB8-9C19-452EE3E75C8B}" destId="{21EF77D8-2BAC-4C9D-A297-9A49167A0AFA}" srcOrd="0" destOrd="0" presId="urn:microsoft.com/office/officeart/2005/8/layout/orgChart1"/>
    <dgm:cxn modelId="{5D1382A3-4286-4873-AC86-3389CC7F6864}" type="presOf" srcId="{9D5D099E-66EE-4125-962A-9344D08E2589}" destId="{CE23950E-BD17-4C9C-9342-DB9E9FCD1275}" srcOrd="0" destOrd="0" presId="urn:microsoft.com/office/officeart/2005/8/layout/orgChart1"/>
    <dgm:cxn modelId="{D9B45A04-9C12-4F8C-81C2-C0B8A9A0E1AB}" type="presOf" srcId="{1BB6D94F-E332-47E5-93FE-58E364AF0FAD}" destId="{F2B06FBA-3169-48F3-B214-6431B3874450}" srcOrd="0" destOrd="0" presId="urn:microsoft.com/office/officeart/2005/8/layout/orgChart1"/>
    <dgm:cxn modelId="{14CA3E2E-58BC-4C60-BB99-61D62EE074B1}" type="presOf" srcId="{55621E38-7DB6-4CE8-B098-1566C765AC44}" destId="{B78A41D1-ACF4-4865-A5CA-F0D9986FB2F0}" srcOrd="0" destOrd="0" presId="urn:microsoft.com/office/officeart/2005/8/layout/orgChart1"/>
    <dgm:cxn modelId="{CEC70053-C382-4F7C-A6D9-E6F5916B3CCE}" type="presOf" srcId="{BEF97B93-6022-4C5B-BC03-075D1FD019FC}" destId="{A95D22E2-B5CD-494C-9EDD-333824CE16A5}" srcOrd="0" destOrd="0" presId="urn:microsoft.com/office/officeart/2005/8/layout/orgChart1"/>
    <dgm:cxn modelId="{CA515BDE-B580-4BA0-97BC-84AA6DDF3CFF}" type="presOf" srcId="{BEF97B93-6022-4C5B-BC03-075D1FD019FC}" destId="{B85E4AAC-18BA-472E-9683-456E51AC4805}" srcOrd="1" destOrd="0" presId="urn:microsoft.com/office/officeart/2005/8/layout/orgChart1"/>
    <dgm:cxn modelId="{7225571C-B5BB-474B-B39A-46EA9E815813}" srcId="{F93E9E77-5BFF-4DB8-9C19-452EE3E75C8B}" destId="{CF1BC1F0-2057-40E0-B017-D93D09AF6104}" srcOrd="0" destOrd="0" parTransId="{92C0E2CD-8BC8-438F-80D3-89A3AEE4972F}" sibTransId="{201DB840-E60A-4770-8F3D-CE9E5D8953D1}"/>
    <dgm:cxn modelId="{B8BF0988-A500-4CED-8018-A0A366E35415}" srcId="{B7736B0D-B6D9-44F3-A7EF-D98450A4F2EF}" destId="{789D9F46-2EC2-4C23-9F76-4C47B04C02AC}" srcOrd="0" destOrd="0" parTransId="{1BB6D94F-E332-47E5-93FE-58E364AF0FAD}" sibTransId="{1FCABB03-FF2E-4851-9134-D85001C72711}"/>
    <dgm:cxn modelId="{55B8AE43-269A-4771-B1EB-C49DC4994DC1}" type="presOf" srcId="{6112EFDC-86A8-49AC-9C33-2B510A5530F1}" destId="{8C5355EA-76FB-4E18-97E7-600D2BB366CC}" srcOrd="0" destOrd="0" presId="urn:microsoft.com/office/officeart/2005/8/layout/orgChart1"/>
    <dgm:cxn modelId="{A5887607-B3F6-4FCA-A92D-8DD134752AC0}" type="presOf" srcId="{F76B00D6-A85A-438C-8060-62A3AE775843}" destId="{EBE96C1C-DD1A-4970-8733-629986F693CD}" srcOrd="1" destOrd="0" presId="urn:microsoft.com/office/officeart/2005/8/layout/orgChart1"/>
    <dgm:cxn modelId="{76A74680-7DC2-43CE-B21A-9B69B7636AAD}" type="presOf" srcId="{041E6A58-2136-42B6-853C-28C3EC79BC9B}" destId="{2DA789BC-1FEA-453D-B0F0-D1100435FE36}" srcOrd="0" destOrd="0" presId="urn:microsoft.com/office/officeart/2005/8/layout/orgChart1"/>
    <dgm:cxn modelId="{E7B78308-A273-4939-A447-E61E51FECF28}" srcId="{B7736B0D-B6D9-44F3-A7EF-D98450A4F2EF}" destId="{9D5D099E-66EE-4125-962A-9344D08E2589}" srcOrd="1" destOrd="0" parTransId="{A1C1A63D-C9C9-40BB-87DA-5BADCC4F46F9}" sibTransId="{3752F963-55EE-426E-AEB6-E7D0A1A52A0A}"/>
    <dgm:cxn modelId="{366E0703-C6B0-4E64-BA2E-9DA307D96CC4}" type="presOf" srcId="{850F66AB-1A2D-4B73-9F0B-9C23191F2EBF}" destId="{58700407-B34D-4411-9638-80A498413467}" srcOrd="0" destOrd="0" presId="urn:microsoft.com/office/officeart/2005/8/layout/orgChart1"/>
    <dgm:cxn modelId="{84145577-812E-4B15-B83B-69DBF5726918}" type="presOf" srcId="{CF1BC1F0-2057-40E0-B017-D93D09AF6104}" destId="{1D611A42-5106-4B00-9D82-D14839E1962A}" srcOrd="0" destOrd="0" presId="urn:microsoft.com/office/officeart/2005/8/layout/orgChart1"/>
    <dgm:cxn modelId="{B321A721-FB63-4425-B7B8-A27EF3CD91D7}" srcId="{BEF97B93-6022-4C5B-BC03-075D1FD019FC}" destId="{B7736B0D-B6D9-44F3-A7EF-D98450A4F2EF}" srcOrd="1" destOrd="0" parTransId="{6112EFDC-86A8-49AC-9C33-2B510A5530F1}" sibTransId="{BC9EC488-5EF3-4769-9512-ACF5C4AAA65A}"/>
    <dgm:cxn modelId="{CABEDB0F-584D-4FE1-959D-D9BE7426D47B}" type="presOf" srcId="{B7736B0D-B6D9-44F3-A7EF-D98450A4F2EF}" destId="{9D0ADD6B-E109-4DDC-A302-BD9777EA08A2}" srcOrd="1" destOrd="0" presId="urn:microsoft.com/office/officeart/2005/8/layout/orgChart1"/>
    <dgm:cxn modelId="{0703316A-4C0D-4B9F-A14D-33F60FA13D26}" type="presOf" srcId="{92C0E2CD-8BC8-438F-80D3-89A3AEE4972F}" destId="{F370D344-AC9E-4AB6-BD0F-76BF891CE2F6}" srcOrd="0" destOrd="0" presId="urn:microsoft.com/office/officeart/2005/8/layout/orgChart1"/>
    <dgm:cxn modelId="{9FBFD983-8D80-4E8E-BBA3-57D7A66B7572}" type="presOf" srcId="{B7736B0D-B6D9-44F3-A7EF-D98450A4F2EF}" destId="{A33FC122-4C9D-4C86-86E4-BA4927C54960}" srcOrd="0" destOrd="0" presId="urn:microsoft.com/office/officeart/2005/8/layout/orgChart1"/>
    <dgm:cxn modelId="{9E0BCBAD-7A33-470D-9744-01C6CB076658}" type="presOf" srcId="{FBCEE417-D012-41E8-BDEB-C3D1FBD8D7B3}" destId="{1AB82A8E-E310-4C52-9CEC-F1356413F1BE}" srcOrd="0" destOrd="0" presId="urn:microsoft.com/office/officeart/2005/8/layout/orgChart1"/>
    <dgm:cxn modelId="{EEEC4DCA-058D-4E62-B5F6-7A8E0EF3C148}" type="presOf" srcId="{F76B00D6-A85A-438C-8060-62A3AE775843}" destId="{ADF02DCE-77AE-417B-93A5-198DF9E12AD2}" srcOrd="0" destOrd="0" presId="urn:microsoft.com/office/officeart/2005/8/layout/orgChart1"/>
    <dgm:cxn modelId="{ABEB1DC1-3392-4C83-AB95-7258A3D1DC0B}" srcId="{9D5D099E-66EE-4125-962A-9344D08E2589}" destId="{FBCEE417-D012-41E8-BDEB-C3D1FBD8D7B3}" srcOrd="0" destOrd="0" parTransId="{850F66AB-1A2D-4B73-9F0B-9C23191F2EBF}" sibTransId="{D17D8648-8406-459D-92B6-6BFB438135BE}"/>
    <dgm:cxn modelId="{E1B30F90-4539-4502-BCF2-98B68212CFDD}" type="presOf" srcId="{F93E9E77-5BFF-4DB8-9C19-452EE3E75C8B}" destId="{D36AC420-285E-48E9-9753-8E429455AFBC}" srcOrd="1" destOrd="0" presId="urn:microsoft.com/office/officeart/2005/8/layout/orgChart1"/>
    <dgm:cxn modelId="{4CCE2BA7-E3BE-47DC-9572-CE6C3AF99EF8}" type="presOf" srcId="{789D9F46-2EC2-4C23-9F76-4C47B04C02AC}" destId="{70360397-273D-4C8C-B83A-2C7BC4665B42}" srcOrd="0" destOrd="0" presId="urn:microsoft.com/office/officeart/2005/8/layout/orgChart1"/>
    <dgm:cxn modelId="{7FEEAB56-4C5F-4A99-9FCA-E517FC2D77D1}" type="presOf" srcId="{9D5D099E-66EE-4125-962A-9344D08E2589}" destId="{4BA20011-1AD9-495C-9B71-21F6F4D9D1DA}" srcOrd="1" destOrd="0" presId="urn:microsoft.com/office/officeart/2005/8/layout/orgChart1"/>
    <dgm:cxn modelId="{783334F5-A266-49B2-BA57-8B4C93C2113B}" srcId="{BEF97B93-6022-4C5B-BC03-075D1FD019FC}" destId="{F76B00D6-A85A-438C-8060-62A3AE775843}" srcOrd="0" destOrd="0" parTransId="{55621E38-7DB6-4CE8-B098-1566C765AC44}" sibTransId="{206DE1E4-914E-43E9-8568-933C52A471D3}"/>
    <dgm:cxn modelId="{1AE8C85F-79F0-4671-82BE-A3235AA7888A}" type="presOf" srcId="{A1C1A63D-C9C9-40BB-87DA-5BADCC4F46F9}" destId="{F01ECCF5-E7C3-4610-A441-6CECB83FEAA7}" srcOrd="0" destOrd="0" presId="urn:microsoft.com/office/officeart/2005/8/layout/orgChart1"/>
    <dgm:cxn modelId="{427F8B98-5F8C-4B39-AE45-50FE6C707851}" srcId="{05DF7437-37E6-4954-B602-BBDB86121A99}" destId="{BEF97B93-6022-4C5B-BC03-075D1FD019FC}" srcOrd="0" destOrd="0" parTransId="{9B5D9764-A366-448E-AC02-04D4539AF0AA}" sibTransId="{E0219DC3-5E57-4947-AB10-4BC827974759}"/>
    <dgm:cxn modelId="{46D87654-7AD8-4941-A98D-B6A741F88871}" type="presOf" srcId="{FBCEE417-D012-41E8-BDEB-C3D1FBD8D7B3}" destId="{87B876A3-F36B-4E43-BD24-AC46254AE704}" srcOrd="1" destOrd="0" presId="urn:microsoft.com/office/officeart/2005/8/layout/orgChart1"/>
    <dgm:cxn modelId="{01EB598D-37BA-4427-BA51-11D327E53269}" type="presOf" srcId="{789D9F46-2EC2-4C23-9F76-4C47B04C02AC}" destId="{E15D446E-F38B-4163-9F10-0F88CCAAAB29}" srcOrd="1" destOrd="0" presId="urn:microsoft.com/office/officeart/2005/8/layout/orgChart1"/>
    <dgm:cxn modelId="{FE18A8C4-D88B-4A17-8232-D7CF7D199988}" type="presOf" srcId="{05DF7437-37E6-4954-B602-BBDB86121A99}" destId="{53DFC30C-EEA6-4D85-BB8B-526E1D266014}" srcOrd="0" destOrd="0" presId="urn:microsoft.com/office/officeart/2005/8/layout/orgChart1"/>
    <dgm:cxn modelId="{8573164D-B5DB-467B-94D1-3325896EA751}" srcId="{FBCEE417-D012-41E8-BDEB-C3D1FBD8D7B3}" destId="{F93E9E77-5BFF-4DB8-9C19-452EE3E75C8B}" srcOrd="0" destOrd="0" parTransId="{041E6A58-2136-42B6-853C-28C3EC79BC9B}" sibTransId="{4580D3E3-4126-40EC-BF36-1D1CA1ADFC34}"/>
    <dgm:cxn modelId="{82475833-CEA6-46A3-9855-49D2AFB09391}" type="presOf" srcId="{CF1BC1F0-2057-40E0-B017-D93D09AF6104}" destId="{02D6420E-A132-4752-BA73-34DA1754966D}" srcOrd="1" destOrd="0" presId="urn:microsoft.com/office/officeart/2005/8/layout/orgChart1"/>
    <dgm:cxn modelId="{71CB9260-767B-40B8-8BA6-2D798E976FC0}" type="presParOf" srcId="{53DFC30C-EEA6-4D85-BB8B-526E1D266014}" destId="{F6437214-F70C-4F57-BD9F-E40F62799323}" srcOrd="0" destOrd="0" presId="urn:microsoft.com/office/officeart/2005/8/layout/orgChart1"/>
    <dgm:cxn modelId="{B5E0AAEF-FF28-4577-911E-C90760DCF70E}" type="presParOf" srcId="{F6437214-F70C-4F57-BD9F-E40F62799323}" destId="{88B98A86-09EC-42A7-973F-FC982AD55292}" srcOrd="0" destOrd="0" presId="urn:microsoft.com/office/officeart/2005/8/layout/orgChart1"/>
    <dgm:cxn modelId="{F106A220-AC55-407E-8BE7-62FA139606D2}" type="presParOf" srcId="{88B98A86-09EC-42A7-973F-FC982AD55292}" destId="{A95D22E2-B5CD-494C-9EDD-333824CE16A5}" srcOrd="0" destOrd="0" presId="urn:microsoft.com/office/officeart/2005/8/layout/orgChart1"/>
    <dgm:cxn modelId="{C0D73513-ADF7-45D9-978F-179EF821E985}" type="presParOf" srcId="{88B98A86-09EC-42A7-973F-FC982AD55292}" destId="{B85E4AAC-18BA-472E-9683-456E51AC4805}" srcOrd="1" destOrd="0" presId="urn:microsoft.com/office/officeart/2005/8/layout/orgChart1"/>
    <dgm:cxn modelId="{3B154EAA-4E7C-4E7A-AFCB-832386D7EA86}" type="presParOf" srcId="{F6437214-F70C-4F57-BD9F-E40F62799323}" destId="{A7771A2E-38E1-441F-A6FE-709107607CD9}" srcOrd="1" destOrd="0" presId="urn:microsoft.com/office/officeart/2005/8/layout/orgChart1"/>
    <dgm:cxn modelId="{23CB09D5-B8DB-467A-89F0-7C6170BEB6F6}" type="presParOf" srcId="{A7771A2E-38E1-441F-A6FE-709107607CD9}" destId="{8C5355EA-76FB-4E18-97E7-600D2BB366CC}" srcOrd="0" destOrd="0" presId="urn:microsoft.com/office/officeart/2005/8/layout/orgChart1"/>
    <dgm:cxn modelId="{1D23480E-B013-42D6-805C-AF2548E60788}" type="presParOf" srcId="{A7771A2E-38E1-441F-A6FE-709107607CD9}" destId="{8234AFA2-CF17-4F0E-B2B5-6DF3240807BA}" srcOrd="1" destOrd="0" presId="urn:microsoft.com/office/officeart/2005/8/layout/orgChart1"/>
    <dgm:cxn modelId="{5909C53D-9025-4859-86AE-D7C8F7DD7883}" type="presParOf" srcId="{8234AFA2-CF17-4F0E-B2B5-6DF3240807BA}" destId="{A060FA52-C5F5-4255-BB48-F1B4E9BCCDA0}" srcOrd="0" destOrd="0" presId="urn:microsoft.com/office/officeart/2005/8/layout/orgChart1"/>
    <dgm:cxn modelId="{450B7D00-3AE7-4985-8DCD-FBA549751903}" type="presParOf" srcId="{A060FA52-C5F5-4255-BB48-F1B4E9BCCDA0}" destId="{A33FC122-4C9D-4C86-86E4-BA4927C54960}" srcOrd="0" destOrd="0" presId="urn:microsoft.com/office/officeart/2005/8/layout/orgChart1"/>
    <dgm:cxn modelId="{C3BE5519-9065-4A27-9A0F-2644BAB301DD}" type="presParOf" srcId="{A060FA52-C5F5-4255-BB48-F1B4E9BCCDA0}" destId="{9D0ADD6B-E109-4DDC-A302-BD9777EA08A2}" srcOrd="1" destOrd="0" presId="urn:microsoft.com/office/officeart/2005/8/layout/orgChart1"/>
    <dgm:cxn modelId="{332727CD-5C94-4F8C-B80A-57BD636B5128}" type="presParOf" srcId="{8234AFA2-CF17-4F0E-B2B5-6DF3240807BA}" destId="{9BE0C870-B9C0-4911-AB64-9FCD089A587D}" srcOrd="1" destOrd="0" presId="urn:microsoft.com/office/officeart/2005/8/layout/orgChart1"/>
    <dgm:cxn modelId="{B094D218-4098-4BAE-B49F-902421AB4670}" type="presParOf" srcId="{9BE0C870-B9C0-4911-AB64-9FCD089A587D}" destId="{F2B06FBA-3169-48F3-B214-6431B3874450}" srcOrd="0" destOrd="0" presId="urn:microsoft.com/office/officeart/2005/8/layout/orgChart1"/>
    <dgm:cxn modelId="{D72D36D5-406B-44DD-82F9-61F221D29320}" type="presParOf" srcId="{9BE0C870-B9C0-4911-AB64-9FCD089A587D}" destId="{CCC690D5-7DE9-46CE-AE10-672D7BE5DC50}" srcOrd="1" destOrd="0" presId="urn:microsoft.com/office/officeart/2005/8/layout/orgChart1"/>
    <dgm:cxn modelId="{8F44A2FD-52A2-4D28-817D-DB02C73D6DD4}" type="presParOf" srcId="{CCC690D5-7DE9-46CE-AE10-672D7BE5DC50}" destId="{4C2E7C01-57B9-4DFB-ACB9-E8256A2B118D}" srcOrd="0" destOrd="0" presId="urn:microsoft.com/office/officeart/2005/8/layout/orgChart1"/>
    <dgm:cxn modelId="{54D83EE6-01AD-44EC-B744-19926E61AB8E}" type="presParOf" srcId="{4C2E7C01-57B9-4DFB-ACB9-E8256A2B118D}" destId="{70360397-273D-4C8C-B83A-2C7BC4665B42}" srcOrd="0" destOrd="0" presId="urn:microsoft.com/office/officeart/2005/8/layout/orgChart1"/>
    <dgm:cxn modelId="{E9E84AFC-04F1-4B2D-891E-637DB79E4E99}" type="presParOf" srcId="{4C2E7C01-57B9-4DFB-ACB9-E8256A2B118D}" destId="{E15D446E-F38B-4163-9F10-0F88CCAAAB29}" srcOrd="1" destOrd="0" presId="urn:microsoft.com/office/officeart/2005/8/layout/orgChart1"/>
    <dgm:cxn modelId="{BD398915-05BE-44DA-9588-4D27AD24FCD3}" type="presParOf" srcId="{CCC690D5-7DE9-46CE-AE10-672D7BE5DC50}" destId="{7658D4DA-76F2-427A-94B0-EE743F5C9DE0}" srcOrd="1" destOrd="0" presId="urn:microsoft.com/office/officeart/2005/8/layout/orgChart1"/>
    <dgm:cxn modelId="{C3FED642-FF0B-47FC-86C4-9A8627FEF5D0}" type="presParOf" srcId="{CCC690D5-7DE9-46CE-AE10-672D7BE5DC50}" destId="{7BCAD100-7BC0-4B2F-82AB-4E3407D67871}" srcOrd="2" destOrd="0" presId="urn:microsoft.com/office/officeart/2005/8/layout/orgChart1"/>
    <dgm:cxn modelId="{CE940072-EB72-40CD-BDA4-71E5F7A22794}" type="presParOf" srcId="{8234AFA2-CF17-4F0E-B2B5-6DF3240807BA}" destId="{1634C011-DE41-4CA8-9C22-0B7A86EAAE33}" srcOrd="2" destOrd="0" presId="urn:microsoft.com/office/officeart/2005/8/layout/orgChart1"/>
    <dgm:cxn modelId="{E77BAE4C-34EE-4AE4-8EEC-34F72F072EEE}" type="presParOf" srcId="{1634C011-DE41-4CA8-9C22-0B7A86EAAE33}" destId="{F01ECCF5-E7C3-4610-A441-6CECB83FEAA7}" srcOrd="0" destOrd="0" presId="urn:microsoft.com/office/officeart/2005/8/layout/orgChart1"/>
    <dgm:cxn modelId="{2C75721E-A20F-4BBB-A7BC-6B4B758A45CE}" type="presParOf" srcId="{1634C011-DE41-4CA8-9C22-0B7A86EAAE33}" destId="{B52A2C80-C66A-476F-B606-EADC5198A6F9}" srcOrd="1" destOrd="0" presId="urn:microsoft.com/office/officeart/2005/8/layout/orgChart1"/>
    <dgm:cxn modelId="{CE12E298-D180-489D-A8CA-49F61B997010}" type="presParOf" srcId="{B52A2C80-C66A-476F-B606-EADC5198A6F9}" destId="{20755DEB-F10A-44D2-AE01-92558C8C0E1C}" srcOrd="0" destOrd="0" presId="urn:microsoft.com/office/officeart/2005/8/layout/orgChart1"/>
    <dgm:cxn modelId="{0205DFE6-9DDF-4A4C-A442-BD6950F7D63E}" type="presParOf" srcId="{20755DEB-F10A-44D2-AE01-92558C8C0E1C}" destId="{CE23950E-BD17-4C9C-9342-DB9E9FCD1275}" srcOrd="0" destOrd="0" presId="urn:microsoft.com/office/officeart/2005/8/layout/orgChart1"/>
    <dgm:cxn modelId="{3B9FB23C-863E-452F-936B-CEA0FFE0E71F}" type="presParOf" srcId="{20755DEB-F10A-44D2-AE01-92558C8C0E1C}" destId="{4BA20011-1AD9-495C-9B71-21F6F4D9D1DA}" srcOrd="1" destOrd="0" presId="urn:microsoft.com/office/officeart/2005/8/layout/orgChart1"/>
    <dgm:cxn modelId="{2D906C94-F2E9-4D84-B0FD-FACA7B81D6EE}" type="presParOf" srcId="{B52A2C80-C66A-476F-B606-EADC5198A6F9}" destId="{3D3A9E7C-50F3-4191-99D7-ADDC9DA56925}" srcOrd="1" destOrd="0" presId="urn:microsoft.com/office/officeart/2005/8/layout/orgChart1"/>
    <dgm:cxn modelId="{D0F81EA5-8AE9-4EBE-AE43-9060A2C85964}" type="presParOf" srcId="{B52A2C80-C66A-476F-B606-EADC5198A6F9}" destId="{644CE049-E248-42D8-B7FF-9D4B7E01E935}" srcOrd="2" destOrd="0" presId="urn:microsoft.com/office/officeart/2005/8/layout/orgChart1"/>
    <dgm:cxn modelId="{9F7A6890-044E-4B4C-85D0-C6DB8C27E1EF}" type="presParOf" srcId="{644CE049-E248-42D8-B7FF-9D4B7E01E935}" destId="{58700407-B34D-4411-9638-80A498413467}" srcOrd="0" destOrd="0" presId="urn:microsoft.com/office/officeart/2005/8/layout/orgChart1"/>
    <dgm:cxn modelId="{77BE592F-E3E7-4286-8619-871B23BB91C9}" type="presParOf" srcId="{644CE049-E248-42D8-B7FF-9D4B7E01E935}" destId="{9F7566CF-561D-4B54-BBE7-908CBF0D762C}" srcOrd="1" destOrd="0" presId="urn:microsoft.com/office/officeart/2005/8/layout/orgChart1"/>
    <dgm:cxn modelId="{2917A282-07DD-4297-A51A-24C8A3A66E2E}" type="presParOf" srcId="{9F7566CF-561D-4B54-BBE7-908CBF0D762C}" destId="{AF98CEFE-1899-4183-B6FA-457719293791}" srcOrd="0" destOrd="0" presId="urn:microsoft.com/office/officeart/2005/8/layout/orgChart1"/>
    <dgm:cxn modelId="{7EAB08B1-1E2B-46F8-A884-99BCC5DF2A1B}" type="presParOf" srcId="{AF98CEFE-1899-4183-B6FA-457719293791}" destId="{1AB82A8E-E310-4C52-9CEC-F1356413F1BE}" srcOrd="0" destOrd="0" presId="urn:microsoft.com/office/officeart/2005/8/layout/orgChart1"/>
    <dgm:cxn modelId="{5CD87D62-9D3F-45DE-88C0-1CA3AF86A735}" type="presParOf" srcId="{AF98CEFE-1899-4183-B6FA-457719293791}" destId="{87B876A3-F36B-4E43-BD24-AC46254AE704}" srcOrd="1" destOrd="0" presId="urn:microsoft.com/office/officeart/2005/8/layout/orgChart1"/>
    <dgm:cxn modelId="{95478202-07C9-4CEB-AC84-0C934D0B3AD0}" type="presParOf" srcId="{9F7566CF-561D-4B54-BBE7-908CBF0D762C}" destId="{D98508FB-20D7-428E-9FE7-9003CF1AE274}" srcOrd="1" destOrd="0" presId="urn:microsoft.com/office/officeart/2005/8/layout/orgChart1"/>
    <dgm:cxn modelId="{F022C5D4-A263-4237-85B3-6D04123BA470}" type="presParOf" srcId="{9F7566CF-561D-4B54-BBE7-908CBF0D762C}" destId="{986E80BD-E316-4732-8702-3CE34B906701}" srcOrd="2" destOrd="0" presId="urn:microsoft.com/office/officeart/2005/8/layout/orgChart1"/>
    <dgm:cxn modelId="{EECD5F0D-9FCB-4213-9D04-5A3F84247900}" type="presParOf" srcId="{986E80BD-E316-4732-8702-3CE34B906701}" destId="{2DA789BC-1FEA-453D-B0F0-D1100435FE36}" srcOrd="0" destOrd="0" presId="urn:microsoft.com/office/officeart/2005/8/layout/orgChart1"/>
    <dgm:cxn modelId="{BEFD4B40-85EB-4799-9DBB-7760773E8B23}" type="presParOf" srcId="{986E80BD-E316-4732-8702-3CE34B906701}" destId="{5F3D1B49-72E7-4BE4-AF85-62E71B350AB0}" srcOrd="1" destOrd="0" presId="urn:microsoft.com/office/officeart/2005/8/layout/orgChart1"/>
    <dgm:cxn modelId="{B3B8E967-4CA6-4F4D-B5BB-D6CD1D40F610}" type="presParOf" srcId="{5F3D1B49-72E7-4BE4-AF85-62E71B350AB0}" destId="{0113BE8B-342A-4604-BB0B-B89855C7B533}" srcOrd="0" destOrd="0" presId="urn:microsoft.com/office/officeart/2005/8/layout/orgChart1"/>
    <dgm:cxn modelId="{F41DF2A9-6438-4192-B137-318331D2F674}" type="presParOf" srcId="{0113BE8B-342A-4604-BB0B-B89855C7B533}" destId="{21EF77D8-2BAC-4C9D-A297-9A49167A0AFA}" srcOrd="0" destOrd="0" presId="urn:microsoft.com/office/officeart/2005/8/layout/orgChart1"/>
    <dgm:cxn modelId="{CFFAC097-2E68-44AF-BC96-2B67C851A992}" type="presParOf" srcId="{0113BE8B-342A-4604-BB0B-B89855C7B533}" destId="{D36AC420-285E-48E9-9753-8E429455AFBC}" srcOrd="1" destOrd="0" presId="urn:microsoft.com/office/officeart/2005/8/layout/orgChart1"/>
    <dgm:cxn modelId="{F1D7AD74-97DF-493B-BAAC-883E6B5CBE3F}" type="presParOf" srcId="{5F3D1B49-72E7-4BE4-AF85-62E71B350AB0}" destId="{11E6519E-57F5-44A9-8572-6F2F5BFC89BA}" srcOrd="1" destOrd="0" presId="urn:microsoft.com/office/officeart/2005/8/layout/orgChart1"/>
    <dgm:cxn modelId="{F6C043C5-6E36-4620-8959-2FE79B48C4E0}" type="presParOf" srcId="{11E6519E-57F5-44A9-8572-6F2F5BFC89BA}" destId="{F370D344-AC9E-4AB6-BD0F-76BF891CE2F6}" srcOrd="0" destOrd="0" presId="urn:microsoft.com/office/officeart/2005/8/layout/orgChart1"/>
    <dgm:cxn modelId="{12C71E6E-0EC2-4547-A83A-194DD950B8B2}" type="presParOf" srcId="{11E6519E-57F5-44A9-8572-6F2F5BFC89BA}" destId="{30F48C57-26EC-4954-B074-E3A0E216F452}" srcOrd="1" destOrd="0" presId="urn:microsoft.com/office/officeart/2005/8/layout/orgChart1"/>
    <dgm:cxn modelId="{3FE03DBB-3E77-4744-BCFF-75953C5C1659}" type="presParOf" srcId="{30F48C57-26EC-4954-B074-E3A0E216F452}" destId="{AF7F1089-41AC-400E-B3F0-C79D2FB81786}" srcOrd="0" destOrd="0" presId="urn:microsoft.com/office/officeart/2005/8/layout/orgChart1"/>
    <dgm:cxn modelId="{AE3FE4A6-7069-4366-8A4C-2011730736C8}" type="presParOf" srcId="{AF7F1089-41AC-400E-B3F0-C79D2FB81786}" destId="{1D611A42-5106-4B00-9D82-D14839E1962A}" srcOrd="0" destOrd="0" presId="urn:microsoft.com/office/officeart/2005/8/layout/orgChart1"/>
    <dgm:cxn modelId="{E61343C2-6423-4BD8-ADC1-EBA2C9A44B7B}" type="presParOf" srcId="{AF7F1089-41AC-400E-B3F0-C79D2FB81786}" destId="{02D6420E-A132-4752-BA73-34DA1754966D}" srcOrd="1" destOrd="0" presId="urn:microsoft.com/office/officeart/2005/8/layout/orgChart1"/>
    <dgm:cxn modelId="{F030F4D2-8769-4D8B-9BC0-37AEB46528C9}" type="presParOf" srcId="{30F48C57-26EC-4954-B074-E3A0E216F452}" destId="{ECCFB816-F771-47DF-AEF7-E73E3BAF3F91}" srcOrd="1" destOrd="0" presId="urn:microsoft.com/office/officeart/2005/8/layout/orgChart1"/>
    <dgm:cxn modelId="{90A97B8B-544B-4267-AABB-576B9A1797B2}" type="presParOf" srcId="{30F48C57-26EC-4954-B074-E3A0E216F452}" destId="{A9CD0729-2D60-4377-BCCF-A3467ACAAF2D}" srcOrd="2" destOrd="0" presId="urn:microsoft.com/office/officeart/2005/8/layout/orgChart1"/>
    <dgm:cxn modelId="{2A1AC65C-CA27-4698-9A74-8F7C9D79C661}" type="presParOf" srcId="{5F3D1B49-72E7-4BE4-AF85-62E71B350AB0}" destId="{26495A73-87AE-45C4-98F9-3E5AF6D547D5}" srcOrd="2" destOrd="0" presId="urn:microsoft.com/office/officeart/2005/8/layout/orgChart1"/>
    <dgm:cxn modelId="{80D101D6-78CF-403E-81A8-E049EEF01B9E}" type="presParOf" srcId="{F6437214-F70C-4F57-BD9F-E40F62799323}" destId="{39D5A311-461C-4DAA-8CCA-B70743DD5E0A}" srcOrd="2" destOrd="0" presId="urn:microsoft.com/office/officeart/2005/8/layout/orgChart1"/>
    <dgm:cxn modelId="{68CBBE89-CBC8-4D6B-BFE8-12BE32832D08}" type="presParOf" srcId="{39D5A311-461C-4DAA-8CCA-B70743DD5E0A}" destId="{B78A41D1-ACF4-4865-A5CA-F0D9986FB2F0}" srcOrd="0" destOrd="0" presId="urn:microsoft.com/office/officeart/2005/8/layout/orgChart1"/>
    <dgm:cxn modelId="{F43CEF85-2297-46F6-B6D2-A82759ED5BF5}" type="presParOf" srcId="{39D5A311-461C-4DAA-8CCA-B70743DD5E0A}" destId="{CE9C47F7-50ED-4D66-8A86-3E6BD0A709BB}" srcOrd="1" destOrd="0" presId="urn:microsoft.com/office/officeart/2005/8/layout/orgChart1"/>
    <dgm:cxn modelId="{569B365E-0055-40A6-A1DC-91CE2CC360DB}" type="presParOf" srcId="{CE9C47F7-50ED-4D66-8A86-3E6BD0A709BB}" destId="{78A9E6C7-C927-4421-B9CA-2136C59EEA3F}" srcOrd="0" destOrd="0" presId="urn:microsoft.com/office/officeart/2005/8/layout/orgChart1"/>
    <dgm:cxn modelId="{5929E8C9-5F66-47DF-814F-FF158644BAFF}" type="presParOf" srcId="{78A9E6C7-C927-4421-B9CA-2136C59EEA3F}" destId="{ADF02DCE-77AE-417B-93A5-198DF9E12AD2}" srcOrd="0" destOrd="0" presId="urn:microsoft.com/office/officeart/2005/8/layout/orgChart1"/>
    <dgm:cxn modelId="{143A4C96-80D6-49DA-868D-730566DBD6F1}" type="presParOf" srcId="{78A9E6C7-C927-4421-B9CA-2136C59EEA3F}" destId="{EBE96C1C-DD1A-4970-8733-629986F693CD}" srcOrd="1" destOrd="0" presId="urn:microsoft.com/office/officeart/2005/8/layout/orgChart1"/>
    <dgm:cxn modelId="{88779DC1-7019-4F7C-AD6B-C5FF1B350D7C}" type="presParOf" srcId="{CE9C47F7-50ED-4D66-8A86-3E6BD0A709BB}" destId="{6FD8A0EA-9993-402E-B760-CC7D6595303A}" srcOrd="1" destOrd="0" presId="urn:microsoft.com/office/officeart/2005/8/layout/orgChart1"/>
    <dgm:cxn modelId="{A8BA87DF-0123-4C8C-A76A-BEB7F7A4EBCC}" type="presParOf" srcId="{CE9C47F7-50ED-4D66-8A86-3E6BD0A709BB}" destId="{E7849725-CB1C-404A-AEC2-A6CA94C2CD6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8A41D1-ACF4-4865-A5CA-F0D9986FB2F0}">
      <dsp:nvSpPr>
        <dsp:cNvPr id="0" name=""/>
        <dsp:cNvSpPr/>
      </dsp:nvSpPr>
      <dsp:spPr>
        <a:xfrm>
          <a:off x="3244068" y="362547"/>
          <a:ext cx="103058" cy="427119"/>
        </a:xfrm>
        <a:custGeom>
          <a:avLst/>
          <a:gdLst/>
          <a:ahLst/>
          <a:cxnLst/>
          <a:rect l="0" t="0" r="0" b="0"/>
          <a:pathLst>
            <a:path>
              <a:moveTo>
                <a:pt x="103058" y="0"/>
              </a:moveTo>
              <a:lnTo>
                <a:pt x="103058" y="427119"/>
              </a:lnTo>
              <a:lnTo>
                <a:pt x="0" y="42711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EF0F49-B4BE-4C27-9FA6-22E7824262F6}">
      <dsp:nvSpPr>
        <dsp:cNvPr id="0" name=""/>
        <dsp:cNvSpPr/>
      </dsp:nvSpPr>
      <dsp:spPr>
        <a:xfrm>
          <a:off x="4667733" y="3014964"/>
          <a:ext cx="91440" cy="4573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7314"/>
              </a:lnTo>
              <a:lnTo>
                <a:pt x="106245" y="45731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919D4E-A4C2-4AE5-BDD8-08EF570BE9DF}">
      <dsp:nvSpPr>
        <dsp:cNvPr id="0" name=""/>
        <dsp:cNvSpPr/>
      </dsp:nvSpPr>
      <dsp:spPr>
        <a:xfrm>
          <a:off x="5000981" y="1479475"/>
          <a:ext cx="91440" cy="877575"/>
        </a:xfrm>
        <a:custGeom>
          <a:avLst/>
          <a:gdLst/>
          <a:ahLst/>
          <a:cxnLst/>
          <a:rect l="0" t="0" r="0" b="0"/>
          <a:pathLst>
            <a:path>
              <a:moveTo>
                <a:pt x="46146" y="0"/>
              </a:moveTo>
              <a:lnTo>
                <a:pt x="46146" y="802770"/>
              </a:lnTo>
              <a:lnTo>
                <a:pt x="45720" y="802770"/>
              </a:lnTo>
              <a:lnTo>
                <a:pt x="45720" y="87757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96B463-3A80-4B5C-BC80-D0FA6F8449AC}">
      <dsp:nvSpPr>
        <dsp:cNvPr id="0" name=""/>
        <dsp:cNvSpPr/>
      </dsp:nvSpPr>
      <dsp:spPr>
        <a:xfrm>
          <a:off x="3347126" y="362547"/>
          <a:ext cx="1700001" cy="7596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4861"/>
              </a:lnTo>
              <a:lnTo>
                <a:pt x="1700001" y="684861"/>
              </a:lnTo>
              <a:lnTo>
                <a:pt x="1700001" y="75966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700407-B34D-4411-9638-80A498413467}">
      <dsp:nvSpPr>
        <dsp:cNvPr id="0" name=""/>
        <dsp:cNvSpPr/>
      </dsp:nvSpPr>
      <dsp:spPr>
        <a:xfrm>
          <a:off x="2507990" y="2540317"/>
          <a:ext cx="192460" cy="868691"/>
        </a:xfrm>
        <a:custGeom>
          <a:avLst/>
          <a:gdLst/>
          <a:ahLst/>
          <a:cxnLst/>
          <a:rect l="0" t="0" r="0" b="0"/>
          <a:pathLst>
            <a:path>
              <a:moveTo>
                <a:pt x="192460" y="0"/>
              </a:moveTo>
              <a:lnTo>
                <a:pt x="0" y="8686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1ECCF5-E7C3-4610-A441-6CECB83FEAA7}">
      <dsp:nvSpPr>
        <dsp:cNvPr id="0" name=""/>
        <dsp:cNvSpPr/>
      </dsp:nvSpPr>
      <dsp:spPr>
        <a:xfrm>
          <a:off x="2015033" y="2070058"/>
          <a:ext cx="98919" cy="2873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335"/>
              </a:lnTo>
              <a:lnTo>
                <a:pt x="98919" y="2873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B06FBA-3169-48F3-B214-6431B3874450}">
      <dsp:nvSpPr>
        <dsp:cNvPr id="0" name=""/>
        <dsp:cNvSpPr/>
      </dsp:nvSpPr>
      <dsp:spPr>
        <a:xfrm>
          <a:off x="1095860" y="2070058"/>
          <a:ext cx="919173" cy="1340620"/>
        </a:xfrm>
        <a:custGeom>
          <a:avLst/>
          <a:gdLst/>
          <a:ahLst/>
          <a:cxnLst/>
          <a:rect l="0" t="0" r="0" b="0"/>
          <a:pathLst>
            <a:path>
              <a:moveTo>
                <a:pt x="919173" y="0"/>
              </a:moveTo>
              <a:lnTo>
                <a:pt x="919173" y="1265816"/>
              </a:lnTo>
              <a:lnTo>
                <a:pt x="0" y="1265816"/>
              </a:lnTo>
              <a:lnTo>
                <a:pt x="0" y="13406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5355EA-76FB-4E18-97E7-600D2BB366CC}">
      <dsp:nvSpPr>
        <dsp:cNvPr id="0" name=""/>
        <dsp:cNvSpPr/>
      </dsp:nvSpPr>
      <dsp:spPr>
        <a:xfrm>
          <a:off x="1969313" y="1583894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53962" y="45720"/>
              </a:moveTo>
              <a:lnTo>
                <a:pt x="45720" y="45720"/>
              </a:lnTo>
              <a:lnTo>
                <a:pt x="45720" y="11501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2CE3C-7CF5-4CF1-A521-885FD89350C8}">
      <dsp:nvSpPr>
        <dsp:cNvPr id="0" name=""/>
        <dsp:cNvSpPr/>
      </dsp:nvSpPr>
      <dsp:spPr>
        <a:xfrm>
          <a:off x="2023276" y="362547"/>
          <a:ext cx="1323850" cy="828047"/>
        </a:xfrm>
        <a:custGeom>
          <a:avLst/>
          <a:gdLst/>
          <a:ahLst/>
          <a:cxnLst/>
          <a:rect l="0" t="0" r="0" b="0"/>
          <a:pathLst>
            <a:path>
              <a:moveTo>
                <a:pt x="1323850" y="0"/>
              </a:moveTo>
              <a:lnTo>
                <a:pt x="1323850" y="753243"/>
              </a:lnTo>
              <a:lnTo>
                <a:pt x="0" y="753243"/>
              </a:lnTo>
              <a:lnTo>
                <a:pt x="0" y="82804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5D22E2-B5CD-494C-9EDD-333824CE16A5}">
      <dsp:nvSpPr>
        <dsp:cNvPr id="0" name=""/>
        <dsp:cNvSpPr/>
      </dsp:nvSpPr>
      <dsp:spPr>
        <a:xfrm>
          <a:off x="2679869" y="1666"/>
          <a:ext cx="1334515" cy="3608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Installing the SHG or THG module</a:t>
          </a:r>
        </a:p>
      </dsp:txBody>
      <dsp:txXfrm>
        <a:off x="2679869" y="1666"/>
        <a:ext cx="1334515" cy="360880"/>
      </dsp:txXfrm>
    </dsp:sp>
    <dsp:sp modelId="{73AA512D-9EE4-442C-9348-BCC7B412FD82}">
      <dsp:nvSpPr>
        <dsp:cNvPr id="0" name=""/>
        <dsp:cNvSpPr/>
      </dsp:nvSpPr>
      <dsp:spPr>
        <a:xfrm>
          <a:off x="1446079" y="1190595"/>
          <a:ext cx="1154393" cy="4390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If Energy&gt;60mJ</a:t>
          </a:r>
        </a:p>
      </dsp:txBody>
      <dsp:txXfrm>
        <a:off x="1446079" y="1190595"/>
        <a:ext cx="1154393" cy="439019"/>
      </dsp:txXfrm>
    </dsp:sp>
    <dsp:sp modelId="{A33FC122-4C9D-4C86-86E4-BA4927C54960}">
      <dsp:nvSpPr>
        <dsp:cNvPr id="0" name=""/>
        <dsp:cNvSpPr/>
      </dsp:nvSpPr>
      <dsp:spPr>
        <a:xfrm>
          <a:off x="1444939" y="1698908"/>
          <a:ext cx="1140188" cy="3711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Launch the APM</a:t>
          </a:r>
        </a:p>
      </dsp:txBody>
      <dsp:txXfrm>
        <a:off x="1444939" y="1698908"/>
        <a:ext cx="1140188" cy="371150"/>
      </dsp:txXfrm>
    </dsp:sp>
    <dsp:sp modelId="{70360397-273D-4C8C-B83A-2C7BC4665B42}">
      <dsp:nvSpPr>
        <dsp:cNvPr id="0" name=""/>
        <dsp:cNvSpPr/>
      </dsp:nvSpPr>
      <dsp:spPr>
        <a:xfrm>
          <a:off x="80559" y="3410679"/>
          <a:ext cx="2030601" cy="356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Else validate the APM  and add another HG</a:t>
          </a:r>
        </a:p>
      </dsp:txBody>
      <dsp:txXfrm>
        <a:off x="80559" y="3410679"/>
        <a:ext cx="2030601" cy="356210"/>
      </dsp:txXfrm>
    </dsp:sp>
    <dsp:sp modelId="{CE23950E-BD17-4C9C-9342-DB9E9FCD1275}">
      <dsp:nvSpPr>
        <dsp:cNvPr id="0" name=""/>
        <dsp:cNvSpPr/>
      </dsp:nvSpPr>
      <dsp:spPr>
        <a:xfrm>
          <a:off x="2113953" y="2174470"/>
          <a:ext cx="1172995" cy="36584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If energy far bellow from the specs</a:t>
          </a:r>
        </a:p>
      </dsp:txBody>
      <dsp:txXfrm>
        <a:off x="2113953" y="2174470"/>
        <a:ext cx="1172995" cy="365846"/>
      </dsp:txXfrm>
    </dsp:sp>
    <dsp:sp modelId="{1AB82A8E-E310-4C52-9CEC-F1356413F1BE}">
      <dsp:nvSpPr>
        <dsp:cNvPr id="0" name=""/>
        <dsp:cNvSpPr/>
      </dsp:nvSpPr>
      <dsp:spPr>
        <a:xfrm>
          <a:off x="2507990" y="3164587"/>
          <a:ext cx="1113814" cy="4888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Do not validate the APM</a:t>
          </a:r>
        </a:p>
      </dsp:txBody>
      <dsp:txXfrm>
        <a:off x="2507990" y="3164587"/>
        <a:ext cx="1113814" cy="488842"/>
      </dsp:txXfrm>
    </dsp:sp>
    <dsp:sp modelId="{398D32C3-50BA-4F45-9E6C-A3135B67A997}">
      <dsp:nvSpPr>
        <dsp:cNvPr id="0" name=""/>
        <dsp:cNvSpPr/>
      </dsp:nvSpPr>
      <dsp:spPr>
        <a:xfrm>
          <a:off x="4607855" y="1122213"/>
          <a:ext cx="878544" cy="3572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If Energy&lt;60mJ</a:t>
          </a:r>
        </a:p>
      </dsp:txBody>
      <dsp:txXfrm>
        <a:off x="4607855" y="1122213"/>
        <a:ext cx="878544" cy="357261"/>
      </dsp:txXfrm>
    </dsp:sp>
    <dsp:sp modelId="{4228F370-40E7-4D92-BC80-8B1EA89AF829}">
      <dsp:nvSpPr>
        <dsp:cNvPr id="0" name=""/>
        <dsp:cNvSpPr/>
      </dsp:nvSpPr>
      <dsp:spPr>
        <a:xfrm>
          <a:off x="4630141" y="2357050"/>
          <a:ext cx="833120" cy="65791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Press Default Set Point Temperature</a:t>
          </a:r>
        </a:p>
      </dsp:txBody>
      <dsp:txXfrm>
        <a:off x="4630141" y="2357050"/>
        <a:ext cx="833120" cy="657914"/>
      </dsp:txXfrm>
    </dsp:sp>
    <dsp:sp modelId="{3480716C-10C4-4F1C-83FF-08723C8C4874}">
      <dsp:nvSpPr>
        <dsp:cNvPr id="0" name=""/>
        <dsp:cNvSpPr/>
      </dsp:nvSpPr>
      <dsp:spPr>
        <a:xfrm>
          <a:off x="4773978" y="3294173"/>
          <a:ext cx="712421" cy="356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Angle tune  the HG</a:t>
          </a:r>
        </a:p>
      </dsp:txBody>
      <dsp:txXfrm>
        <a:off x="4773978" y="3294173"/>
        <a:ext cx="712421" cy="356210"/>
      </dsp:txXfrm>
    </dsp:sp>
    <dsp:sp modelId="{ADF02DCE-77AE-417B-93A5-198DF9E12AD2}">
      <dsp:nvSpPr>
        <dsp:cNvPr id="0" name=""/>
        <dsp:cNvSpPr/>
      </dsp:nvSpPr>
      <dsp:spPr>
        <a:xfrm>
          <a:off x="1676847" y="547470"/>
          <a:ext cx="1567220" cy="4843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Run the laser and check the energy level</a:t>
          </a:r>
        </a:p>
      </dsp:txBody>
      <dsp:txXfrm>
        <a:off x="1676847" y="547470"/>
        <a:ext cx="1567220" cy="48439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8A41D1-ACF4-4865-A5CA-F0D9986FB2F0}">
      <dsp:nvSpPr>
        <dsp:cNvPr id="0" name=""/>
        <dsp:cNvSpPr/>
      </dsp:nvSpPr>
      <dsp:spPr>
        <a:xfrm>
          <a:off x="3398482" y="517032"/>
          <a:ext cx="100456" cy="3709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0976"/>
              </a:lnTo>
              <a:lnTo>
                <a:pt x="100456" y="37097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70D344-AC9E-4AB6-BD0F-76BF891CE2F6}">
      <dsp:nvSpPr>
        <dsp:cNvPr id="0" name=""/>
        <dsp:cNvSpPr/>
      </dsp:nvSpPr>
      <dsp:spPr>
        <a:xfrm>
          <a:off x="707385" y="3490915"/>
          <a:ext cx="470360" cy="675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5785"/>
              </a:lnTo>
              <a:lnTo>
                <a:pt x="470360" y="67578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A789BC-1FEA-453D-B0F0-D1100435FE36}">
      <dsp:nvSpPr>
        <dsp:cNvPr id="0" name=""/>
        <dsp:cNvSpPr/>
      </dsp:nvSpPr>
      <dsp:spPr>
        <a:xfrm>
          <a:off x="1414768" y="2835630"/>
          <a:ext cx="111714" cy="463800"/>
        </a:xfrm>
        <a:custGeom>
          <a:avLst/>
          <a:gdLst/>
          <a:ahLst/>
          <a:cxnLst/>
          <a:rect l="0" t="0" r="0" b="0"/>
          <a:pathLst>
            <a:path>
              <a:moveTo>
                <a:pt x="111714" y="0"/>
              </a:moveTo>
              <a:lnTo>
                <a:pt x="111714" y="463800"/>
              </a:lnTo>
              <a:lnTo>
                <a:pt x="0" y="46380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700407-B34D-4411-9638-80A498413467}">
      <dsp:nvSpPr>
        <dsp:cNvPr id="0" name=""/>
        <dsp:cNvSpPr/>
      </dsp:nvSpPr>
      <dsp:spPr>
        <a:xfrm>
          <a:off x="2109606" y="2106700"/>
          <a:ext cx="91440" cy="528451"/>
        </a:xfrm>
        <a:custGeom>
          <a:avLst/>
          <a:gdLst/>
          <a:ahLst/>
          <a:cxnLst/>
          <a:rect l="0" t="0" r="0" b="0"/>
          <a:pathLst>
            <a:path>
              <a:moveTo>
                <a:pt x="100498" y="0"/>
              </a:moveTo>
              <a:lnTo>
                <a:pt x="100498" y="528451"/>
              </a:lnTo>
              <a:lnTo>
                <a:pt x="45720" y="52845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1ECCF5-E7C3-4610-A441-6CECB83FEAA7}">
      <dsp:nvSpPr>
        <dsp:cNvPr id="0" name=""/>
        <dsp:cNvSpPr/>
      </dsp:nvSpPr>
      <dsp:spPr>
        <a:xfrm>
          <a:off x="3182782" y="1747044"/>
          <a:ext cx="457381" cy="120253"/>
        </a:xfrm>
        <a:custGeom>
          <a:avLst/>
          <a:gdLst/>
          <a:ahLst/>
          <a:cxnLst/>
          <a:rect l="0" t="0" r="0" b="0"/>
          <a:pathLst>
            <a:path>
              <a:moveTo>
                <a:pt x="457381" y="0"/>
              </a:moveTo>
              <a:lnTo>
                <a:pt x="457381" y="120253"/>
              </a:lnTo>
              <a:lnTo>
                <a:pt x="0" y="12025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B06FBA-3169-48F3-B214-6431B3874450}">
      <dsp:nvSpPr>
        <dsp:cNvPr id="0" name=""/>
        <dsp:cNvSpPr/>
      </dsp:nvSpPr>
      <dsp:spPr>
        <a:xfrm>
          <a:off x="3640163" y="1747044"/>
          <a:ext cx="1299795" cy="12237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9568"/>
              </a:lnTo>
              <a:lnTo>
                <a:pt x="1299795" y="1139568"/>
              </a:lnTo>
              <a:lnTo>
                <a:pt x="1299795" y="122376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5355EA-76FB-4E18-97E7-600D2BB366CC}">
      <dsp:nvSpPr>
        <dsp:cNvPr id="0" name=""/>
        <dsp:cNvSpPr/>
      </dsp:nvSpPr>
      <dsp:spPr>
        <a:xfrm>
          <a:off x="3398482" y="517032"/>
          <a:ext cx="241681" cy="8290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4852"/>
              </a:lnTo>
              <a:lnTo>
                <a:pt x="241681" y="744852"/>
              </a:lnTo>
              <a:lnTo>
                <a:pt x="241681" y="82905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5D22E2-B5CD-494C-9EDD-333824CE16A5}">
      <dsp:nvSpPr>
        <dsp:cNvPr id="0" name=""/>
        <dsp:cNvSpPr/>
      </dsp:nvSpPr>
      <dsp:spPr>
        <a:xfrm>
          <a:off x="2126168" y="0"/>
          <a:ext cx="2544627" cy="517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50" b="1" kern="1200"/>
            <a:t>Installing the </a:t>
          </a:r>
          <a:r>
            <a:rPr lang="fr-FR" sz="1100" b="1" kern="1200"/>
            <a:t>FHG</a:t>
          </a:r>
          <a:r>
            <a:rPr lang="fr-FR" sz="1050" b="1" kern="1200"/>
            <a:t> module</a:t>
          </a:r>
        </a:p>
      </dsp:txBody>
      <dsp:txXfrm>
        <a:off x="2126168" y="0"/>
        <a:ext cx="2544627" cy="517032"/>
      </dsp:txXfrm>
    </dsp:sp>
    <dsp:sp modelId="{A33FC122-4C9D-4C86-86E4-BA4927C54960}">
      <dsp:nvSpPr>
        <dsp:cNvPr id="0" name=""/>
        <dsp:cNvSpPr/>
      </dsp:nvSpPr>
      <dsp:spPr>
        <a:xfrm>
          <a:off x="3239205" y="1346085"/>
          <a:ext cx="801917" cy="400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50" b="1" kern="1200"/>
            <a:t>Launch the APM</a:t>
          </a:r>
        </a:p>
      </dsp:txBody>
      <dsp:txXfrm>
        <a:off x="3239205" y="1346085"/>
        <a:ext cx="801917" cy="400958"/>
      </dsp:txXfrm>
    </dsp:sp>
    <dsp:sp modelId="{70360397-273D-4C8C-B83A-2C7BC4665B42}">
      <dsp:nvSpPr>
        <dsp:cNvPr id="0" name=""/>
        <dsp:cNvSpPr/>
      </dsp:nvSpPr>
      <dsp:spPr>
        <a:xfrm>
          <a:off x="3797115" y="2970813"/>
          <a:ext cx="2285688" cy="400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50" b="1" kern="1200"/>
            <a:t>Else validate the APM  and add another HG if needed</a:t>
          </a:r>
        </a:p>
      </dsp:txBody>
      <dsp:txXfrm>
        <a:off x="3797115" y="2970813"/>
        <a:ext cx="2285688" cy="400958"/>
      </dsp:txXfrm>
    </dsp:sp>
    <dsp:sp modelId="{CE23950E-BD17-4C9C-9342-DB9E9FCD1275}">
      <dsp:nvSpPr>
        <dsp:cNvPr id="0" name=""/>
        <dsp:cNvSpPr/>
      </dsp:nvSpPr>
      <dsp:spPr>
        <a:xfrm>
          <a:off x="1237427" y="1627895"/>
          <a:ext cx="1945354" cy="47880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50" b="1" kern="1200"/>
            <a:t>If energy far bellow from the specs</a:t>
          </a:r>
        </a:p>
      </dsp:txBody>
      <dsp:txXfrm>
        <a:off x="1237427" y="1627895"/>
        <a:ext cx="1945354" cy="478804"/>
      </dsp:txXfrm>
    </dsp:sp>
    <dsp:sp modelId="{1AB82A8E-E310-4C52-9CEC-F1356413F1BE}">
      <dsp:nvSpPr>
        <dsp:cNvPr id="0" name=""/>
        <dsp:cNvSpPr/>
      </dsp:nvSpPr>
      <dsp:spPr>
        <a:xfrm>
          <a:off x="897639" y="2434672"/>
          <a:ext cx="1257686" cy="400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50" b="1" kern="1200"/>
            <a:t>Do not validate the APM</a:t>
          </a:r>
        </a:p>
      </dsp:txBody>
      <dsp:txXfrm>
        <a:off x="897639" y="2434672"/>
        <a:ext cx="1257686" cy="400958"/>
      </dsp:txXfrm>
    </dsp:sp>
    <dsp:sp modelId="{21EF77D8-2BAC-4C9D-A297-9A49167A0AFA}">
      <dsp:nvSpPr>
        <dsp:cNvPr id="0" name=""/>
        <dsp:cNvSpPr/>
      </dsp:nvSpPr>
      <dsp:spPr>
        <a:xfrm>
          <a:off x="1" y="3107947"/>
          <a:ext cx="1414766" cy="38296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50" b="1" kern="1200"/>
            <a:t>Press Default Set Point Temperature</a:t>
          </a:r>
          <a:endParaRPr lang="fr-FR" sz="1050" b="1" kern="1200"/>
        </a:p>
      </dsp:txBody>
      <dsp:txXfrm>
        <a:off x="1" y="3107947"/>
        <a:ext cx="1414766" cy="382967"/>
      </dsp:txXfrm>
    </dsp:sp>
    <dsp:sp modelId="{1D611A42-5106-4B00-9D82-D14839E1962A}">
      <dsp:nvSpPr>
        <dsp:cNvPr id="0" name=""/>
        <dsp:cNvSpPr/>
      </dsp:nvSpPr>
      <dsp:spPr>
        <a:xfrm>
          <a:off x="1177745" y="3966221"/>
          <a:ext cx="1226989" cy="4009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50" b="1" kern="1200"/>
            <a:t>Angle tune  the FHG</a:t>
          </a:r>
        </a:p>
      </dsp:txBody>
      <dsp:txXfrm>
        <a:off x="1177745" y="3966221"/>
        <a:ext cx="1226989" cy="400958"/>
      </dsp:txXfrm>
    </dsp:sp>
    <dsp:sp modelId="{ADF02DCE-77AE-417B-93A5-198DF9E12AD2}">
      <dsp:nvSpPr>
        <dsp:cNvPr id="0" name=""/>
        <dsp:cNvSpPr/>
      </dsp:nvSpPr>
      <dsp:spPr>
        <a:xfrm>
          <a:off x="3498938" y="681517"/>
          <a:ext cx="2458822" cy="4129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50" b="1" kern="1200"/>
            <a:t>Run the laser and check the energy level</a:t>
          </a:r>
        </a:p>
      </dsp:txBody>
      <dsp:txXfrm>
        <a:off x="3498938" y="681517"/>
        <a:ext cx="2458822" cy="4129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3E82D0-8507-4E9E-A4F3-2C8AE7187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592</Words>
  <Characters>3262</Characters>
  <Application>Microsoft Office Word</Application>
  <DocSecurity>0</DocSecurity>
  <Lines>27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67</vt:i4>
      </vt:variant>
    </vt:vector>
  </HeadingPairs>
  <TitlesOfParts>
    <vt:vector size="68" baseType="lpstr">
      <vt:lpstr/>
      <vt:lpstr>    Description of the different steps</vt:lpstr>
      <vt:lpstr>        Installing the SHG module </vt:lpstr>
      <vt:lpstr>        It is assumed that the oscillator delivers standard specifications: 850mJ at 106</vt:lpstr>
      <vt:lpstr>        Use the following steps to attach the 2ωHG module to the Laser Head: </vt:lpstr>
      <vt:lpstr>        Verify that the AC Mains power is turned OFF. </vt:lpstr>
      <vt:lpstr>        Remove 2 screws fastening the 2ωHG outer cover and set it aside. </vt:lpstr>
      <vt:lpstr>        Position 4 screws in the HGM mounting plate. </vt:lpstr>
      <vt:lpstr>        Raise the HGM and align its pin, connector, and circular guide to the matching f</vt:lpstr>
      <vt:lpstr>        Tighten the 4 pre-positioned screws to fasten the HGM to the Laser Head. </vt:lpstr>
      <vt:lpstr>        /</vt:lpstr>
      <vt:lpstr>        Figure 1: Installing the 2ω Module</vt:lpstr>
      <vt:lpstr>        </vt:lpstr>
      <vt:lpstr>        Installing the THG or FHG module </vt:lpstr>
      <vt:lpstr>        Use the following steps: </vt:lpstr>
      <vt:lpstr>        1. Verify that the AC Mains power is turned OFF. </vt:lpstr>
      <vt:lpstr>        2. Remove 2 screws from the dichroic module to detach the dichroics with the bea</vt:lpstr>
      <vt:lpstr>        3. Remove the cover from the HG module to be added. </vt:lpstr>
      <vt:lpstr>        4. Align the additional HG module to the pin, connector, and circular feature on</vt:lpstr>
      <vt:lpstr>        5. Tighten four screws to fasten the added module. </vt:lpstr>
      <vt:lpstr>        6. Attach the appropriate dichroics module. For example, when the 3ωHG module is</vt:lpstr>
      <vt:lpstr>        Figure 2: Installing the 3ω/4w Module</vt:lpstr>
      <vt:lpstr>        Launching the APM (Automatic Phase Matching)</vt:lpstr>
      <vt:lpstr>        Run the system using the Q-touch.</vt:lpstr>
      <vt:lpstr>        On the “harmonics tab”, wait for System status: LASER ON – NLO ready.</vt:lpstr>
      <vt:lpstr>        Then, select the harmonic generator that has just been installed :</vt:lpstr>
      <vt:lpstr>        If 2w has been installed press on the “2w” button (see figure 3). </vt:lpstr>
      <vt:lpstr>        If 3w or 4w, press on the “3w” button or” 4w “(see figure 4)</vt:lpstr>
      <vt:lpstr>        Then, press on Start button to launch the APM.</vt:lpstr>
      <vt:lpstr>        Once APM is complete, a message appears where you can accept or cancel the new o</vt:lpstr>
      <vt:lpstr>        </vt:lpstr>
      <vt:lpstr>        </vt:lpstr>
      <vt:lpstr>        </vt:lpstr>
      <vt:lpstr>        </vt:lpstr>
      <vt:lpstr>        </vt:lpstr>
      <vt:lpstr>        </vt:lpstr>
      <vt:lpstr>        Figure 3: Launching the APM for the 2w</vt:lpstr>
      <vt:lpstr>        </vt:lpstr>
      <vt:lpstr>        </vt:lpstr>
      <vt:lpstr>        Figure 4: Launching the APM for the 2w</vt:lpstr>
      <vt:lpstr>        Angle tune the SHG</vt:lpstr>
      <vt:lpstr>        Unscrew the “lock”screw (side) to allow crystal rotation (see Figure 5).</vt:lpstr>
      <vt:lpstr>        /  </vt:lpstr>
      <vt:lpstr>        Figure 5: Lock screw for SHG crystal</vt:lpstr>
      <vt:lpstr>        Rotate the “adjusting” screw (top) clockwise or anticlockwise to optimize the en</vt:lpstr>
      <vt:lpstr>        </vt:lpstr>
      <vt:lpstr>        </vt:lpstr>
      <vt:lpstr>        </vt:lpstr>
      <vt:lpstr>        </vt:lpstr>
      <vt:lpstr>        </vt:lpstr>
      <vt:lpstr>        Figure 6: Ajuqting screw for SHG crystal</vt:lpstr>
      <vt:lpstr>        Screw the “lock” screw (side) and replace the cover (see Figure 5)</vt:lpstr>
      <vt:lpstr>        Angle tune the THG or the FHG</vt:lpstr>
      <vt:lpstr>        It is assumed that the second harmonic generator has been phase matched and deli</vt:lpstr>
      <vt:lpstr>        /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Figure 6: Lock screw for THG or FHG crystal</vt:lpstr>
      <vt:lpstr>        2. Rotate the “adjusting” screw (top) clockwise or anticlockwise to optimize the</vt:lpstr>
      <vt:lpstr>        Use a “white card” to visually find the optimum point. Then Adjust finely by che</vt:lpstr>
      <vt:lpstr>        Figure 7: Adjusting screw for THG or FHG crystal</vt:lpstr>
      <vt:lpstr>        Screw the “lock”screw (top, see Figure 6) and replace the cover.</vt:lpstr>
    </vt:vector>
  </TitlesOfParts>
  <Company>Microsoft</Company>
  <LinksUpToDate>false</LinksUpToDate>
  <CharactersWithSpaces>3847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AROTCHAREN Lilian</dc:creator>
  <cp:lastModifiedBy>COLIN Emilie</cp:lastModifiedBy>
  <cp:revision>2</cp:revision>
  <cp:lastPrinted>2014-03-31T14:49:00Z</cp:lastPrinted>
  <dcterms:created xsi:type="dcterms:W3CDTF">2014-03-31T21:37:00Z</dcterms:created>
  <dcterms:modified xsi:type="dcterms:W3CDTF">2014-03-31T21:37:00Z</dcterms:modified>
</cp:coreProperties>
</file>